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729AA" w:rsidR="00FB4139" w:rsidP="64B9FE59" w:rsidRDefault="00FB4139" w14:paraId="30AE2D69" w14:textId="782D5DAC">
      <w:pPr>
        <w:spacing w:line="0" w:lineRule="atLeast"/>
        <w:ind w:left="5760"/>
        <w:rPr>
          <w:rFonts w:ascii="Cambria" w:hAnsi="Cambria" w:eastAsia="Cambria" w:cs="Cambria"/>
          <w:i w:val="1"/>
          <w:iCs w:val="1"/>
        </w:rPr>
      </w:pPr>
      <w:r w:rsidRPr="64B9FE59" w:rsidR="00FB4139">
        <w:rPr>
          <w:rFonts w:ascii="Cambria" w:hAnsi="Cambria" w:eastAsia="Cambria" w:cs="Cambria"/>
          <w:i w:val="1"/>
          <w:iCs w:val="1"/>
        </w:rPr>
        <w:t xml:space="preserve">Version </w:t>
      </w:r>
      <w:r w:rsidRPr="64B9FE59" w:rsidR="00FB4139">
        <w:rPr>
          <w:rFonts w:ascii="Cambria" w:hAnsi="Cambria" w:eastAsia="Cambria" w:cs="Cambria"/>
          <w:b w:val="1"/>
          <w:bCs w:val="1"/>
          <w:i w:val="1"/>
          <w:iCs w:val="1"/>
        </w:rPr>
        <w:t>2</w:t>
      </w:r>
      <w:r w:rsidRPr="64B9FE59" w:rsidR="2CA95C43">
        <w:rPr>
          <w:rFonts w:ascii="Cambria" w:hAnsi="Cambria" w:eastAsia="Cambria" w:cs="Cambria"/>
          <w:b w:val="1"/>
          <w:bCs w:val="1"/>
          <w:i w:val="1"/>
          <w:iCs w:val="1"/>
        </w:rPr>
        <w:t>4</w:t>
      </w:r>
      <w:r w:rsidRPr="64B9FE59" w:rsidR="00FB4139">
        <w:rPr>
          <w:rFonts w:ascii="Cambria" w:hAnsi="Cambria" w:eastAsia="Cambria" w:cs="Cambria"/>
          <w:b w:val="1"/>
          <w:bCs w:val="1"/>
          <w:i w:val="1"/>
          <w:iCs w:val="1"/>
        </w:rPr>
        <w:t>.</w:t>
      </w:r>
      <w:r w:rsidRPr="64B9FE59" w:rsidR="008A5AE1">
        <w:rPr>
          <w:rFonts w:ascii="Cambria" w:hAnsi="Cambria" w:eastAsia="Cambria" w:cs="Cambria"/>
          <w:b w:val="1"/>
          <w:bCs w:val="1"/>
          <w:i w:val="1"/>
          <w:iCs w:val="1"/>
        </w:rPr>
        <w:t>2</w:t>
      </w:r>
      <w:r w:rsidRPr="64B9FE59" w:rsidR="00FB4139">
        <w:rPr>
          <w:rFonts w:ascii="Cambria" w:hAnsi="Cambria" w:eastAsia="Cambria" w:cs="Cambria"/>
          <w:b w:val="1"/>
          <w:bCs w:val="1"/>
          <w:i w:val="1"/>
          <w:iCs w:val="1"/>
        </w:rPr>
        <w:t>.0</w:t>
      </w:r>
      <w:r w:rsidRPr="64B9FE59" w:rsidR="00FB4139">
        <w:rPr>
          <w:rFonts w:ascii="Cambria" w:hAnsi="Cambria" w:eastAsia="Cambria" w:cs="Cambria"/>
          <w:i w:val="1"/>
          <w:iCs w:val="1"/>
          <w:color w:val="000000" w:themeColor="text1" w:themeTint="FF" w:themeShade="FF"/>
        </w:rPr>
        <w:t xml:space="preserve"> </w:t>
      </w:r>
      <w:r w:rsidRPr="64B9FE59" w:rsidR="0067322B">
        <w:rPr>
          <w:rFonts w:ascii="Cambria" w:hAnsi="Cambria" w:eastAsia="Cambria" w:cs="Cambria"/>
          <w:i w:val="1"/>
          <w:iCs w:val="1"/>
        </w:rPr>
        <w:t>for the</w:t>
      </w:r>
      <w:r w:rsidRPr="64B9FE59" w:rsidR="00FB4139">
        <w:rPr>
          <w:rFonts w:ascii="Cambria" w:hAnsi="Cambria" w:eastAsia="Cambria" w:cs="Cambria"/>
          <w:i w:val="1"/>
          <w:iCs w:val="1"/>
        </w:rPr>
        <w:t xml:space="preserve"> year </w:t>
      </w:r>
      <w:r w:rsidRPr="64B9FE59" w:rsidR="00FB4139">
        <w:rPr>
          <w:rFonts w:ascii="Cambria" w:hAnsi="Cambria" w:eastAsia="Cambria" w:cs="Cambria"/>
          <w:b w:val="1"/>
          <w:bCs w:val="1"/>
          <w:i w:val="1"/>
          <w:iCs w:val="1"/>
        </w:rPr>
        <w:t>2024</w:t>
      </w:r>
    </w:p>
    <w:p w:rsidRPr="009729AA" w:rsidR="005E3F29" w:rsidP="50C094D0" w:rsidRDefault="005E3F29" w14:paraId="61CF8F54" w14:textId="77777777">
      <w:pPr>
        <w:spacing w:line="0" w:lineRule="atLeast"/>
        <w:ind w:left="5760"/>
        <w:rPr>
          <w:rFonts w:ascii="Cambria" w:hAnsi="Cambria" w:eastAsia="Cambria" w:cs="Cambria"/>
          <w:b/>
          <w:bCs/>
        </w:rPr>
      </w:pPr>
    </w:p>
    <w:p w:rsidRPr="009729AA" w:rsidR="005E3F29" w:rsidP="50C094D0" w:rsidRDefault="005E3F29" w14:paraId="737CABFC" w14:textId="77777777">
      <w:pPr>
        <w:spacing w:line="0" w:lineRule="atLeast"/>
        <w:ind w:left="5760"/>
        <w:rPr>
          <w:rFonts w:ascii="Cambria" w:hAnsi="Cambria" w:eastAsia="Cambria" w:cs="Cambria"/>
          <w:sz w:val="28"/>
          <w:szCs w:val="28"/>
        </w:rPr>
      </w:pPr>
    </w:p>
    <w:p w:rsidRPr="009729AA" w:rsidR="00FB4139" w:rsidP="50C094D0" w:rsidRDefault="00FB4139" w14:paraId="2510D8E2" w14:textId="77777777">
      <w:pPr>
        <w:jc w:val="right"/>
        <w:rPr>
          <w:rFonts w:ascii="Cambria" w:hAnsi="Cambria" w:eastAsia="Cambria" w:cs="Cambria"/>
          <w:color w:val="000000" w:themeColor="text1"/>
          <w:sz w:val="28"/>
          <w:szCs w:val="28"/>
        </w:rPr>
      </w:pPr>
      <w:r w:rsidRPr="009729AA">
        <w:rPr>
          <w:rFonts w:ascii="Cambria" w:hAnsi="Cambria"/>
          <w:color w:val="000000" w:themeColor="text1"/>
          <w:sz w:val="28"/>
          <w:szCs w:val="28"/>
        </w:rPr>
        <w:softHyphen/>
      </w:r>
    </w:p>
    <w:p w:rsidRPr="009729AA" w:rsidR="005E3F29" w:rsidP="50C094D0" w:rsidRDefault="005E3F29" w14:paraId="1DE43CCA" w14:textId="77777777">
      <w:pPr>
        <w:spacing w:after="100"/>
        <w:rPr>
          <w:rFonts w:ascii="Cambria" w:hAnsi="Cambria" w:eastAsia="Cambria" w:cs="Cambria"/>
          <w:b/>
          <w:bCs/>
          <w:color w:val="000000" w:themeColor="text1"/>
          <w:sz w:val="40"/>
          <w:szCs w:val="40"/>
        </w:rPr>
      </w:pPr>
    </w:p>
    <w:p w:rsidRPr="009729AA" w:rsidR="00FB4139" w:rsidP="50C094D0" w:rsidRDefault="00FB4139" w14:paraId="125D115F" w14:textId="79C50D33">
      <w:pPr>
        <w:spacing w:after="100"/>
        <w:rPr>
          <w:rFonts w:ascii="Cambria" w:hAnsi="Cambria" w:eastAsia="Cambria" w:cs="Cambria"/>
          <w:b/>
          <w:bCs/>
          <w:color w:val="000000" w:themeColor="text1"/>
          <w:sz w:val="40"/>
          <w:szCs w:val="40"/>
        </w:rPr>
      </w:pPr>
    </w:p>
    <w:p w:rsidRPr="009729AA" w:rsidR="002D5115" w:rsidP="50C094D0" w:rsidRDefault="005E3F29" w14:paraId="6F4BD1D5" w14:textId="3D2E327A">
      <w:pPr>
        <w:rPr>
          <w:rFonts w:ascii="Cambria" w:hAnsi="Cambria" w:eastAsia="Cambria" w:cs="Cambria"/>
        </w:rPr>
      </w:pPr>
      <w:r>
        <w:rPr>
          <w:noProof/>
        </w:rPr>
        <w:drawing>
          <wp:inline distT="0" distB="0" distL="0" distR="0" wp14:anchorId="305337B5" wp14:editId="50C094D0">
            <wp:extent cx="5943600" cy="1449426"/>
            <wp:effectExtent l="0" t="0" r="0" b="0"/>
            <wp:docPr id="2067987839" name="Picture 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729AA" w:rsidR="005E3F29" w:rsidP="50C094D0" w:rsidRDefault="005E3F29" w14:paraId="23B4EDBB" w14:textId="77777777">
      <w:pPr>
        <w:rPr>
          <w:rFonts w:ascii="Cambria" w:hAnsi="Cambria" w:eastAsia="Cambria" w:cs="Cambria"/>
        </w:rPr>
      </w:pPr>
    </w:p>
    <w:p w:rsidRPr="009729AA" w:rsidR="005E3F29" w:rsidP="50C094D0" w:rsidRDefault="005E3F29" w14:paraId="77B57B6B" w14:textId="77777777">
      <w:pPr>
        <w:rPr>
          <w:rFonts w:ascii="Cambria" w:hAnsi="Cambria" w:eastAsia="Cambria" w:cs="Cambria"/>
        </w:rPr>
      </w:pPr>
    </w:p>
    <w:p w:rsidRPr="009729AA" w:rsidR="005E3F29" w:rsidP="50C094D0" w:rsidRDefault="005E3F29" w14:paraId="01B768A8" w14:textId="77777777">
      <w:pPr>
        <w:rPr>
          <w:rFonts w:ascii="Cambria" w:hAnsi="Cambria" w:eastAsia="Cambria" w:cs="Cambria"/>
        </w:rPr>
      </w:pPr>
    </w:p>
    <w:p w:rsidRPr="009729AA" w:rsidR="005E3F29" w:rsidP="50C094D0" w:rsidRDefault="005E3F29" w14:paraId="7021F271" w14:textId="77777777">
      <w:pPr>
        <w:rPr>
          <w:rFonts w:ascii="Cambria" w:hAnsi="Cambria" w:eastAsia="Cambria" w:cs="Cambria"/>
        </w:rPr>
      </w:pPr>
    </w:p>
    <w:p w:rsidRPr="009729AA" w:rsidR="005E3F29" w:rsidP="50C094D0" w:rsidRDefault="005E3F29" w14:paraId="7575C004" w14:textId="77777777">
      <w:pPr>
        <w:rPr>
          <w:rFonts w:ascii="Cambria" w:hAnsi="Cambria" w:eastAsia="Cambria" w:cs="Cambria"/>
        </w:rPr>
      </w:pPr>
    </w:p>
    <w:p w:rsidRPr="009729AA" w:rsidR="005E3F29" w:rsidP="50C094D0" w:rsidRDefault="005E3F29" w14:paraId="5D4DC4C6" w14:textId="77777777">
      <w:pPr>
        <w:rPr>
          <w:rFonts w:ascii="Cambria" w:hAnsi="Cambria" w:eastAsia="Cambria" w:cs="Cambria"/>
        </w:rPr>
      </w:pPr>
    </w:p>
    <w:p w:rsidRPr="009729AA" w:rsidR="005E3F29" w:rsidP="50C094D0" w:rsidRDefault="005E3F29" w14:paraId="0C26825E" w14:textId="77777777">
      <w:pPr>
        <w:spacing w:after="100"/>
        <w:jc w:val="center"/>
        <w:rPr>
          <w:rFonts w:ascii="Cambria" w:hAnsi="Cambria" w:eastAsia="Cambria" w:cs="Cambria"/>
          <w:b/>
          <w:bCs/>
          <w:color w:val="000000" w:themeColor="text1"/>
          <w:sz w:val="64"/>
          <w:szCs w:val="64"/>
        </w:rPr>
      </w:pPr>
    </w:p>
    <w:p w:rsidRPr="009729AA" w:rsidR="005E3F29" w:rsidP="50C094D0" w:rsidRDefault="005E3F29" w14:paraId="6472FCB7" w14:textId="77777777">
      <w:pPr>
        <w:spacing w:after="100"/>
        <w:jc w:val="center"/>
        <w:rPr>
          <w:rFonts w:ascii="Cambria" w:hAnsi="Cambria" w:eastAsia="Cambria" w:cs="Cambria"/>
          <w:b/>
          <w:bCs/>
          <w:color w:val="000000" w:themeColor="text1"/>
          <w:sz w:val="64"/>
          <w:szCs w:val="64"/>
        </w:rPr>
      </w:pPr>
    </w:p>
    <w:p w:rsidRPr="009729AA" w:rsidR="005E3F29" w:rsidP="50C094D0" w:rsidRDefault="005E3F29" w14:paraId="3ED90741" w14:textId="77777777">
      <w:pPr>
        <w:spacing w:after="100"/>
        <w:jc w:val="center"/>
        <w:rPr>
          <w:rFonts w:ascii="Cambria" w:hAnsi="Cambria" w:eastAsia="Cambria" w:cs="Cambria"/>
          <w:b/>
          <w:bCs/>
          <w:color w:val="000000" w:themeColor="text1"/>
          <w:sz w:val="64"/>
          <w:szCs w:val="64"/>
        </w:rPr>
      </w:pPr>
    </w:p>
    <w:p w:rsidRPr="009729AA" w:rsidR="005E3F29" w:rsidP="50C094D0" w:rsidRDefault="005E3F29" w14:paraId="1A2318BC" w14:textId="77777777">
      <w:pPr>
        <w:spacing w:after="100"/>
        <w:jc w:val="center"/>
        <w:rPr>
          <w:rFonts w:ascii="Cambria" w:hAnsi="Cambria" w:eastAsia="Cambria" w:cs="Cambria"/>
          <w:b/>
          <w:bCs/>
          <w:color w:val="000000" w:themeColor="text1"/>
          <w:sz w:val="64"/>
          <w:szCs w:val="64"/>
        </w:rPr>
      </w:pPr>
    </w:p>
    <w:p w:rsidRPr="009729AA" w:rsidR="005E3F29" w:rsidP="50C094D0" w:rsidRDefault="005E3F29" w14:paraId="2255A426" w14:textId="11B523E3">
      <w:pPr>
        <w:spacing w:after="100"/>
        <w:jc w:val="center"/>
        <w:rPr>
          <w:rFonts w:ascii="Cambria" w:hAnsi="Cambria" w:eastAsia="Cambria" w:cs="Cambria"/>
          <w:b/>
          <w:bCs/>
          <w:color w:val="000000" w:themeColor="text1"/>
          <w:sz w:val="64"/>
          <w:szCs w:val="64"/>
        </w:rPr>
      </w:pPr>
    </w:p>
    <w:p w:rsidRPr="009729AA" w:rsidR="005E3F29" w:rsidP="50C094D0" w:rsidRDefault="005E3F29" w14:paraId="577AB0D4" w14:textId="77777777">
      <w:pPr>
        <w:spacing w:after="100"/>
        <w:jc w:val="right"/>
        <w:rPr>
          <w:rFonts w:ascii="Cambria" w:hAnsi="Cambria" w:eastAsia="Cambria" w:cs="Cambria"/>
          <w:color w:val="000000" w:themeColor="text1"/>
          <w:sz w:val="64"/>
          <w:szCs w:val="64"/>
        </w:rPr>
      </w:pPr>
      <w:r w:rsidRPr="50C094D0">
        <w:rPr>
          <w:rFonts w:ascii="Cambria" w:hAnsi="Cambria" w:eastAsia="Cambria" w:cs="Cambria"/>
          <w:color w:val="000000" w:themeColor="text1"/>
          <w:sz w:val="64"/>
          <w:szCs w:val="64"/>
        </w:rPr>
        <w:t xml:space="preserve">Prefixbox </w:t>
      </w:r>
    </w:p>
    <w:p w:rsidR="0054428F" w:rsidP="50C094D0" w:rsidRDefault="005E3F29" w14:paraId="051E69AE" w14:textId="3B930AF6">
      <w:pPr>
        <w:spacing w:after="100"/>
        <w:jc w:val="right"/>
        <w:rPr>
          <w:rFonts w:ascii="Cambria" w:hAnsi="Cambria" w:eastAsia="Cambria" w:cs="Cambria"/>
          <w:color w:val="000000" w:themeColor="text1"/>
          <w:sz w:val="44"/>
          <w:szCs w:val="44"/>
        </w:rPr>
      </w:pPr>
      <w:r w:rsidRPr="50C094D0">
        <w:rPr>
          <w:rFonts w:ascii="Cambria" w:hAnsi="Cambria" w:eastAsia="Cambria" w:cs="Cambria"/>
          <w:color w:val="000000" w:themeColor="text1"/>
          <w:sz w:val="44"/>
          <w:szCs w:val="44"/>
        </w:rPr>
        <w:t>SFRA Link Integration</w:t>
      </w:r>
    </w:p>
    <w:p w:rsidRPr="009729AA" w:rsidR="00457640" w:rsidP="50C094D0" w:rsidRDefault="00457640" w14:paraId="2C2AB6BF" w14:textId="77777777">
      <w:pPr>
        <w:spacing w:after="100"/>
        <w:jc w:val="right"/>
        <w:rPr>
          <w:rFonts w:ascii="Cambria" w:hAnsi="Cambria" w:eastAsia="Cambria" w:cs="Cambria"/>
          <w:color w:val="000000" w:themeColor="text1"/>
          <w:sz w:val="44"/>
          <w:szCs w:val="44"/>
        </w:rPr>
      </w:pPr>
    </w:p>
    <w:p w:rsidR="50C094D0" w:rsidP="50C094D0" w:rsidRDefault="50C094D0" w14:paraId="02427B05" w14:textId="2914231D">
      <w:pPr>
        <w:spacing w:after="100"/>
        <w:jc w:val="right"/>
        <w:rPr>
          <w:rFonts w:ascii="Cambria" w:hAnsi="Cambria" w:eastAsia="Cambria" w:cs="Cambria"/>
          <w:color w:val="000000" w:themeColor="text1"/>
          <w:sz w:val="44"/>
          <w:szCs w:val="44"/>
        </w:rPr>
      </w:pPr>
    </w:p>
    <w:sdt>
      <w:sdtPr>
        <w:id w:val="222083236"/>
        <w:docPartObj>
          <w:docPartGallery w:val="Table of Contents"/>
          <w:docPartUnique/>
        </w:docPartObj>
      </w:sdtPr>
      <w:sdtContent>
        <w:p w:rsidR="50C094D0" w:rsidP="64B9FE59" w:rsidRDefault="50C094D0" w14:paraId="35654F00" w14:textId="4DE27AF5">
          <w:pPr>
            <w:pStyle w:val="TOC1"/>
            <w:tabs>
              <w:tab w:val="left" w:leader="none" w:pos="480"/>
              <w:tab w:val="right" w:leader="dot" w:pos="9360"/>
            </w:tabs>
            <w:rPr>
              <w:rStyle w:val="Hyperlink"/>
            </w:rPr>
            <w:pPrChange w:author="Sandor Mitsyk" w:date="2024-02-08T11:30:15.665Z">
              <w:pPr/>
            </w:pPrChange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2137325373">
            <w:r w:rsidRPr="64B9FE59" w:rsidR="64B9FE59">
              <w:rPr>
                <w:rStyle w:val="Hyperlink"/>
              </w:rPr>
              <w:t>1.</w:t>
            </w:r>
            <w:ins w:author="Sandor Mitsyk" w:date="2024-02-08T11:30:15.658Z" w:id="903134782">
              <w:r>
                <w:tab/>
              </w:r>
            </w:ins>
            <w:r w:rsidRPr="64B9FE59" w:rsidR="64B9FE59">
              <w:rPr>
                <w:rStyle w:val="Hyperlink"/>
              </w:rPr>
              <w:t>Overview</w:t>
            </w:r>
            <w:ins w:author="Sandor Mitsyk" w:date="2024-02-08T11:30:15.663Z" w:id="942351414">
              <w:r>
                <w:tab/>
              </w:r>
            </w:ins>
            <w:r>
              <w:fldChar w:fldCharType="begin"/>
            </w:r>
            <w:r>
              <w:instrText xml:space="preserve">PAGEREF _Toc2137325373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50C094D0" w:rsidP="64B9FE59" w:rsidRDefault="0071724F" w14:paraId="381E230B" w14:textId="470E6EEE">
          <w:pPr>
            <w:pStyle w:val="TOC2"/>
            <w:tabs>
              <w:tab w:val="right" w:leader="dot" w:pos="9360"/>
            </w:tabs>
            <w:rPr>
              <w:rStyle w:val="Hyperlink"/>
            </w:rPr>
            <w:pPrChange w:author="Sandor Mitsyk" w:date="2024-02-08T11:30:15.672Z">
              <w:pPr/>
            </w:pPrChange>
          </w:pPr>
          <w:hyperlink w:anchor="_Toc884216991">
            <w:r w:rsidRPr="64B9FE59" w:rsidR="64B9FE59">
              <w:rPr>
                <w:rStyle w:val="Hyperlink"/>
              </w:rPr>
              <w:t>1.1 Compatibility</w:t>
            </w:r>
            <w:ins w:author="Sandor Mitsyk" w:date="2024-02-08T11:30:15.671Z" w:id="447987986">
              <w:r>
                <w:tab/>
              </w:r>
            </w:ins>
            <w:r>
              <w:fldChar w:fldCharType="begin"/>
            </w:r>
            <w:r>
              <w:instrText xml:space="preserve">PAGEREF _Toc884216991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50C094D0" w:rsidP="64B9FE59" w:rsidRDefault="0071724F" w14:paraId="47F4304F" w14:textId="02B08C11">
          <w:pPr>
            <w:pStyle w:val="TOC2"/>
            <w:tabs>
              <w:tab w:val="right" w:leader="dot" w:pos="9360"/>
            </w:tabs>
            <w:rPr>
              <w:rStyle w:val="Hyperlink"/>
            </w:rPr>
            <w:pPrChange w:author="Sandor Mitsyk" w:date="2024-02-08T11:30:15.679Z">
              <w:pPr/>
            </w:pPrChange>
          </w:pPr>
          <w:hyperlink w:anchor="_Toc575023126">
            <w:r w:rsidRPr="64B9FE59" w:rsidR="64B9FE59">
              <w:rPr>
                <w:rStyle w:val="Hyperlink"/>
              </w:rPr>
              <w:t>1.2 Supported locales</w:t>
            </w:r>
            <w:ins w:author="Sandor Mitsyk" w:date="2024-02-08T11:30:15.675Z" w:id="1182288022">
              <w:r>
                <w:tab/>
              </w:r>
            </w:ins>
            <w:r>
              <w:fldChar w:fldCharType="begin"/>
            </w:r>
            <w:r>
              <w:instrText xml:space="preserve">PAGEREF _Toc575023126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50C094D0" w:rsidP="64B9FE59" w:rsidRDefault="005F3DEF" w14:paraId="3DB2B982" w14:textId="4324D267">
          <w:pPr>
            <w:pStyle w:val="TOC1"/>
            <w:tabs>
              <w:tab w:val="left" w:leader="none" w:pos="480"/>
              <w:tab w:val="right" w:leader="dot" w:pos="9360"/>
            </w:tabs>
            <w:rPr>
              <w:rStyle w:val="Hyperlink"/>
            </w:rPr>
            <w:pPrChange w:author="Sandor Mitsyk" w:date="2024-02-08T11:30:15.686Z">
              <w:pPr/>
            </w:pPrChange>
          </w:pPr>
          <w:hyperlink w:anchor="_Toc1262240164">
            <w:r w:rsidRPr="64B9FE59" w:rsidR="64B9FE59">
              <w:rPr>
                <w:rStyle w:val="Hyperlink"/>
              </w:rPr>
              <w:t>2.</w:t>
            </w:r>
            <w:ins w:author="Sandor Mitsyk" w:date="2024-02-08T11:30:15.683Z" w:id="669832662">
              <w:r>
                <w:tab/>
              </w:r>
            </w:ins>
            <w:r w:rsidRPr="64B9FE59" w:rsidR="64B9FE59">
              <w:rPr>
                <w:rStyle w:val="Hyperlink"/>
              </w:rPr>
              <w:t>Components overview</w:t>
            </w:r>
            <w:ins w:author="Sandor Mitsyk" w:date="2024-02-08T11:30:15.685Z" w:id="2017388679">
              <w:r>
                <w:tab/>
              </w:r>
            </w:ins>
            <w:r>
              <w:fldChar w:fldCharType="begin"/>
            </w:r>
            <w:r>
              <w:instrText xml:space="preserve">PAGEREF _Toc1262240164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50C094D0" w:rsidP="64B9FE59" w:rsidRDefault="0071724F" w14:paraId="62B742D9" w14:textId="6C1D608A">
          <w:pPr>
            <w:pStyle w:val="TOC1"/>
            <w:tabs>
              <w:tab w:val="right" w:leader="dot" w:pos="9360"/>
            </w:tabs>
            <w:rPr>
              <w:rStyle w:val="Hyperlink"/>
            </w:rPr>
            <w:pPrChange w:author="Sandor Mitsyk" w:date="2024-02-08T11:30:15.691Z">
              <w:pPr/>
            </w:pPrChange>
          </w:pPr>
          <w:hyperlink w:anchor="_Toc1554534590">
            <w:r w:rsidRPr="64B9FE59" w:rsidR="64B9FE59">
              <w:rPr>
                <w:rStyle w:val="Hyperlink"/>
              </w:rPr>
              <w:t>3. Setup components</w:t>
            </w:r>
            <w:ins w:author="Sandor Mitsyk" w:date="2024-02-08T11:30:15.69Z" w:id="285889412">
              <w:r>
                <w:tab/>
              </w:r>
            </w:ins>
            <w:r>
              <w:fldChar w:fldCharType="begin"/>
            </w:r>
            <w:r>
              <w:instrText xml:space="preserve">PAGEREF _Toc1554534590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0C094D0" w:rsidP="64B9FE59" w:rsidRDefault="0071724F" w14:paraId="23AD9D71" w14:textId="26810006">
          <w:pPr>
            <w:pStyle w:val="TOC2"/>
            <w:tabs>
              <w:tab w:val="right" w:leader="dot" w:pos="9360"/>
            </w:tabs>
            <w:rPr>
              <w:rStyle w:val="Hyperlink"/>
            </w:rPr>
            <w:pPrChange w:author="Sandor Mitsyk" w:date="2024-02-08T11:30:15.697Z">
              <w:pPr/>
            </w:pPrChange>
          </w:pPr>
          <w:hyperlink w:anchor="_Toc1599385913">
            <w:r w:rsidRPr="64B9FE59" w:rsidR="64B9FE59">
              <w:rPr>
                <w:rStyle w:val="Hyperlink"/>
              </w:rPr>
              <w:t>3.1 Adding the cartridge in SFCC UX Studio</w:t>
            </w:r>
            <w:ins w:author="Sandor Mitsyk" w:date="2024-02-08T11:30:15.695Z" w:id="322564860">
              <w:r>
                <w:tab/>
              </w:r>
            </w:ins>
            <w:r>
              <w:fldChar w:fldCharType="begin"/>
            </w:r>
            <w:r>
              <w:instrText xml:space="preserve">PAGEREF _Toc1599385913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0C094D0" w:rsidP="64B9FE59" w:rsidRDefault="0071724F" w14:paraId="40F90B03" w14:textId="7840278A">
          <w:pPr>
            <w:pStyle w:val="TOC2"/>
            <w:tabs>
              <w:tab w:val="right" w:leader="dot" w:pos="9360"/>
            </w:tabs>
            <w:rPr>
              <w:rStyle w:val="Hyperlink"/>
            </w:rPr>
            <w:pPrChange w:author="Sandor Mitsyk" w:date="2024-02-08T11:30:15.701Z">
              <w:pPr/>
            </w:pPrChange>
          </w:pPr>
          <w:hyperlink w:anchor="_Toc1146855436">
            <w:r w:rsidRPr="64B9FE59" w:rsidR="64B9FE59">
              <w:rPr>
                <w:rStyle w:val="Hyperlink"/>
              </w:rPr>
              <w:t>3.2 Assign cartridge to Business Manager</w:t>
            </w:r>
            <w:ins w:author="Sandor Mitsyk" w:date="2024-02-08T11:30:15.7Z" w:id="309687533">
              <w:r>
                <w:tab/>
              </w:r>
            </w:ins>
            <w:r>
              <w:fldChar w:fldCharType="begin"/>
            </w:r>
            <w:r>
              <w:instrText xml:space="preserve">PAGEREF _Toc1146855436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0C094D0" w:rsidP="64B9FE59" w:rsidRDefault="0071724F" w14:paraId="1F7A63E4" w14:textId="14B62F3D">
          <w:pPr>
            <w:pStyle w:val="TOC2"/>
            <w:tabs>
              <w:tab w:val="right" w:leader="dot" w:pos="9360"/>
            </w:tabs>
            <w:rPr>
              <w:rStyle w:val="Hyperlink"/>
            </w:rPr>
            <w:pPrChange w:author="Sandor Mitsyk" w:date="2024-02-08T11:30:15.705Z">
              <w:pPr/>
            </w:pPrChange>
          </w:pPr>
          <w:hyperlink w:anchor="_Toc1828117683">
            <w:r w:rsidRPr="64B9FE59" w:rsidR="64B9FE59">
              <w:rPr>
                <w:rStyle w:val="Hyperlink"/>
              </w:rPr>
              <w:t>3.3 Roles and Permissions from Custom Prefixbox BM module</w:t>
            </w:r>
            <w:ins w:author="Sandor Mitsyk" w:date="2024-02-08T11:30:15.704Z" w:id="1433862756">
              <w:r>
                <w:tab/>
              </w:r>
            </w:ins>
            <w:r>
              <w:fldChar w:fldCharType="begin"/>
            </w:r>
            <w:r>
              <w:instrText xml:space="preserve">PAGEREF _Toc1828117683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50C094D0" w:rsidP="64B9FE59" w:rsidRDefault="0071724F" w14:paraId="0A99DEAC" w14:textId="435D7C58">
          <w:pPr>
            <w:pStyle w:val="TOC2"/>
            <w:tabs>
              <w:tab w:val="right" w:leader="dot" w:pos="9360"/>
            </w:tabs>
            <w:rPr>
              <w:rStyle w:val="Hyperlink"/>
            </w:rPr>
            <w:pPrChange w:author="Sandor Mitsyk" w:date="2024-02-08T11:30:15.718Z">
              <w:pPr/>
            </w:pPrChange>
          </w:pPr>
          <w:hyperlink w:anchor="_Toc765114440">
            <w:r w:rsidRPr="64B9FE59" w:rsidR="64B9FE59">
              <w:rPr>
                <w:rStyle w:val="Hyperlink"/>
              </w:rPr>
              <w:t>3.4 Import metadata</w:t>
            </w:r>
            <w:ins w:author="Sandor Mitsyk" w:date="2024-02-08T11:30:15.717Z" w:id="2038721805">
              <w:r>
                <w:tab/>
              </w:r>
            </w:ins>
            <w:r>
              <w:fldChar w:fldCharType="begin"/>
            </w:r>
            <w:r>
              <w:instrText xml:space="preserve">PAGEREF _Toc765114440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50C094D0" w:rsidP="64B9FE59" w:rsidRDefault="0071724F" w14:paraId="608EDF66" w14:textId="156FE1B1">
          <w:pPr>
            <w:pStyle w:val="TOC2"/>
            <w:tabs>
              <w:tab w:val="right" w:leader="dot" w:pos="9360"/>
            </w:tabs>
            <w:rPr>
              <w:rStyle w:val="Hyperlink"/>
            </w:rPr>
            <w:pPrChange w:author="Sandor Mitsyk" w:date="2024-02-08T11:30:15.723Z">
              <w:pPr/>
            </w:pPrChange>
          </w:pPr>
          <w:hyperlink w:anchor="_Toc455713247">
            <w:r w:rsidRPr="64B9FE59" w:rsidR="64B9FE59">
              <w:rPr>
                <w:rStyle w:val="Hyperlink"/>
              </w:rPr>
              <w:t>3.5 Services</w:t>
            </w:r>
            <w:ins w:author="Sandor Mitsyk" w:date="2024-02-08T11:30:15.722Z" w:id="761061290">
              <w:r>
                <w:tab/>
              </w:r>
            </w:ins>
            <w:r>
              <w:fldChar w:fldCharType="begin"/>
            </w:r>
            <w:r>
              <w:instrText xml:space="preserve">PAGEREF _Toc455713247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50C094D0" w:rsidP="64B9FE59" w:rsidRDefault="0071724F" w14:paraId="2A7F37AA" w14:textId="222C45F7">
          <w:pPr>
            <w:pStyle w:val="TOC2"/>
            <w:tabs>
              <w:tab w:val="right" w:leader="dot" w:pos="9360"/>
            </w:tabs>
            <w:rPr>
              <w:rStyle w:val="Hyperlink"/>
            </w:rPr>
            <w:pPrChange w:author="Sandor Mitsyk" w:date="2024-02-08T11:30:15.73Z">
              <w:pPr/>
            </w:pPrChange>
          </w:pPr>
          <w:hyperlink w:anchor="_Toc1638875875">
            <w:r w:rsidRPr="64B9FE59" w:rsidR="64B9FE59">
              <w:rPr>
                <w:rStyle w:val="Hyperlink"/>
              </w:rPr>
              <w:t>3.6 Jobs</w:t>
            </w:r>
            <w:ins w:author="Sandor Mitsyk" w:date="2024-02-08T11:30:15.727Z" w:id="1506131686">
              <w:r>
                <w:tab/>
              </w:r>
            </w:ins>
            <w:r>
              <w:fldChar w:fldCharType="begin"/>
            </w:r>
            <w:r>
              <w:instrText xml:space="preserve">PAGEREF _Toc1638875875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50C094D0" w:rsidP="64B9FE59" w:rsidRDefault="0071724F" w14:paraId="2CA291EC" w14:textId="6C58C48B">
          <w:pPr>
            <w:pStyle w:val="TOC2"/>
            <w:tabs>
              <w:tab w:val="right" w:leader="dot" w:pos="9360"/>
            </w:tabs>
            <w:rPr>
              <w:rStyle w:val="Hyperlink"/>
            </w:rPr>
            <w:pPrChange w:author="Sandor Mitsyk" w:date="2024-02-08T11:30:15.733Z">
              <w:pPr/>
            </w:pPrChange>
          </w:pPr>
          <w:hyperlink w:anchor="_Toc909053103">
            <w:r w:rsidRPr="64B9FE59" w:rsidR="64B9FE59">
              <w:rPr>
                <w:rStyle w:val="Hyperlink"/>
              </w:rPr>
              <w:t>3.7 Job run frequency</w:t>
            </w:r>
            <w:ins w:author="Sandor Mitsyk" w:date="2024-02-08T11:30:15.732Z" w:id="1206986872">
              <w:r>
                <w:tab/>
              </w:r>
            </w:ins>
            <w:r>
              <w:fldChar w:fldCharType="begin"/>
            </w:r>
            <w:r>
              <w:instrText xml:space="preserve">PAGEREF _Toc909053103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50C094D0" w:rsidP="64B9FE59" w:rsidRDefault="0071724F" w14:paraId="672AFA85" w14:textId="57CDCE47">
          <w:pPr>
            <w:pStyle w:val="TOC2"/>
            <w:tabs>
              <w:tab w:val="right" w:leader="dot" w:pos="9360"/>
            </w:tabs>
            <w:rPr>
              <w:rStyle w:val="Hyperlink"/>
            </w:rPr>
            <w:pPrChange w:author="Sandor Mitsyk" w:date="2024-02-08T11:30:15.736Z">
              <w:pPr/>
            </w:pPrChange>
          </w:pPr>
          <w:hyperlink w:anchor="_Toc1339654344">
            <w:r w:rsidRPr="64B9FE59" w:rsidR="64B9FE59">
              <w:rPr>
                <w:rStyle w:val="Hyperlink"/>
              </w:rPr>
              <w:t>3.8 Job scope</w:t>
            </w:r>
            <w:ins w:author="Sandor Mitsyk" w:date="2024-02-08T11:30:15.735Z" w:id="937519429">
              <w:r>
                <w:tab/>
              </w:r>
            </w:ins>
            <w:r>
              <w:fldChar w:fldCharType="begin"/>
            </w:r>
            <w:r>
              <w:instrText xml:space="preserve">PAGEREF _Toc1339654344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50C094D0" w:rsidP="64B9FE59" w:rsidRDefault="0071724F" w14:paraId="5989C8DB" w14:textId="73C0FE73">
          <w:pPr>
            <w:pStyle w:val="TOC1"/>
            <w:tabs>
              <w:tab w:val="right" w:leader="dot" w:pos="9360"/>
            </w:tabs>
            <w:rPr>
              <w:rStyle w:val="Hyperlink"/>
            </w:rPr>
            <w:pPrChange w:author="Sandor Mitsyk" w:date="2024-02-08T11:30:15.739Z">
              <w:pPr/>
            </w:pPrChange>
          </w:pPr>
          <w:hyperlink w:anchor="_Toc482024323">
            <w:r w:rsidRPr="64B9FE59" w:rsidR="64B9FE59">
              <w:rPr>
                <w:rStyle w:val="Hyperlink"/>
              </w:rPr>
              <w:t>4. Custom code and changes.</w:t>
            </w:r>
            <w:ins w:author="Sandor Mitsyk" w:date="2024-02-08T11:30:15.739Z" w:id="1007769060">
              <w:r>
                <w:tab/>
              </w:r>
            </w:ins>
            <w:r>
              <w:fldChar w:fldCharType="begin"/>
            </w:r>
            <w:r>
              <w:instrText xml:space="preserve">PAGEREF _Toc482024323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50C094D0" w:rsidP="64B9FE59" w:rsidRDefault="0071724F" w14:paraId="23139169" w14:textId="0985CD4E">
          <w:pPr>
            <w:pStyle w:val="TOC1"/>
            <w:tabs>
              <w:tab w:val="right" w:leader="dot" w:pos="9360"/>
            </w:tabs>
            <w:rPr>
              <w:rStyle w:val="Hyperlink"/>
            </w:rPr>
            <w:pPrChange w:author="Sandor Mitsyk" w:date="2024-02-08T11:30:15.75Z">
              <w:pPr/>
            </w:pPrChange>
          </w:pPr>
          <w:hyperlink w:anchor="_Toc1010157388">
            <w:r w:rsidRPr="64B9FE59" w:rsidR="64B9FE59">
              <w:rPr>
                <w:rStyle w:val="Hyperlink"/>
              </w:rPr>
              <w:t>5. Operations, Maintenance and Support</w:t>
            </w:r>
            <w:ins w:author="Sandor Mitsyk" w:date="2024-02-08T11:30:15.749Z" w:id="421094469">
              <w:r>
                <w:tab/>
              </w:r>
            </w:ins>
            <w:r>
              <w:fldChar w:fldCharType="begin"/>
            </w:r>
            <w:r>
              <w:instrText xml:space="preserve">PAGEREF _Toc1010157388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50C094D0" w:rsidP="64B9FE59" w:rsidRDefault="0071724F" w14:paraId="1FD3436A" w14:textId="7C43304B">
          <w:pPr>
            <w:pStyle w:val="TOC2"/>
            <w:tabs>
              <w:tab w:val="right" w:leader="dot" w:pos="9360"/>
            </w:tabs>
            <w:rPr>
              <w:rStyle w:val="Hyperlink"/>
            </w:rPr>
            <w:pPrChange w:author="Sandor Mitsyk" w:date="2024-02-08T11:30:15.753Z">
              <w:pPr/>
            </w:pPrChange>
          </w:pPr>
          <w:hyperlink w:anchor="_Toc1840838044">
            <w:r w:rsidRPr="64B9FE59" w:rsidR="64B9FE59">
              <w:rPr>
                <w:rStyle w:val="Hyperlink"/>
              </w:rPr>
              <w:t>5.1 Data storage</w:t>
            </w:r>
            <w:ins w:author="Sandor Mitsyk" w:date="2024-02-08T11:30:15.752Z" w:id="230243185">
              <w:r>
                <w:tab/>
              </w:r>
            </w:ins>
            <w:r>
              <w:fldChar w:fldCharType="begin"/>
            </w:r>
            <w:r>
              <w:instrText xml:space="preserve">PAGEREF _Toc1840838044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50C094D0" w:rsidP="64B9FE59" w:rsidRDefault="0071724F" w14:paraId="7530B822" w14:textId="02E49A69">
          <w:pPr>
            <w:pStyle w:val="TOC2"/>
            <w:tabs>
              <w:tab w:val="right" w:leader="dot" w:pos="9360"/>
            </w:tabs>
            <w:rPr>
              <w:rStyle w:val="Hyperlink"/>
            </w:rPr>
            <w:pPrChange w:author="Sandor Mitsyk" w:date="2024-02-08T11:30:15.756Z">
              <w:pPr/>
            </w:pPrChange>
          </w:pPr>
          <w:hyperlink w:anchor="_Toc1475745966">
            <w:r w:rsidRPr="64B9FE59" w:rsidR="64B9FE59">
              <w:rPr>
                <w:rStyle w:val="Hyperlink"/>
              </w:rPr>
              <w:t>5.2 Failure/Recovery Process</w:t>
            </w:r>
            <w:ins w:author="Sandor Mitsyk" w:date="2024-02-08T11:30:15.755Z" w:id="216731808">
              <w:r>
                <w:tab/>
              </w:r>
            </w:ins>
            <w:r>
              <w:fldChar w:fldCharType="begin"/>
            </w:r>
            <w:r>
              <w:instrText xml:space="preserve">PAGEREF _Toc1475745966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50C094D0" w:rsidP="64B9FE59" w:rsidRDefault="0071724F" w14:paraId="22D7076A" w14:textId="7F6D07A8">
          <w:pPr>
            <w:pStyle w:val="TOC2"/>
            <w:tabs>
              <w:tab w:val="right" w:leader="dot" w:pos="9360"/>
            </w:tabs>
            <w:rPr>
              <w:rStyle w:val="Hyperlink"/>
            </w:rPr>
            <w:pPrChange w:author="Sandor Mitsyk" w:date="2024-02-08T11:30:15.759Z">
              <w:pPr/>
            </w:pPrChange>
          </w:pPr>
          <w:hyperlink w:anchor="_Toc567675141">
            <w:r w:rsidRPr="64B9FE59" w:rsidR="64B9FE59">
              <w:rPr>
                <w:rStyle w:val="Hyperlink"/>
              </w:rPr>
              <w:t>5. 3 Support</w:t>
            </w:r>
            <w:ins w:author="Sandor Mitsyk" w:date="2024-02-08T11:30:15.758Z" w:id="2103981018">
              <w:r>
                <w:tab/>
              </w:r>
            </w:ins>
            <w:r>
              <w:fldChar w:fldCharType="begin"/>
            </w:r>
            <w:r>
              <w:instrText xml:space="preserve">PAGEREF _Toc567675141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50C094D0" w:rsidP="64B9FE59" w:rsidRDefault="0071724F" w14:paraId="64820E47" w14:textId="2165E76D">
          <w:pPr>
            <w:pStyle w:val="TOC1"/>
            <w:tabs>
              <w:tab w:val="right" w:leader="dot" w:pos="9360"/>
            </w:tabs>
            <w:rPr>
              <w:rStyle w:val="Hyperlink"/>
            </w:rPr>
            <w:pPrChange w:author="Sandor Mitsyk" w:date="2024-02-08T11:30:15.764Z">
              <w:pPr/>
            </w:pPrChange>
          </w:pPr>
          <w:hyperlink w:anchor="_Toc1420305834">
            <w:r w:rsidRPr="64B9FE59" w:rsidR="64B9FE59">
              <w:rPr>
                <w:rStyle w:val="Hyperlink"/>
              </w:rPr>
              <w:t>6. User guide</w:t>
            </w:r>
            <w:ins w:author="Sandor Mitsyk" w:date="2024-02-08T11:30:15.763Z" w:id="929114289">
              <w:r>
                <w:tab/>
              </w:r>
            </w:ins>
            <w:r>
              <w:fldChar w:fldCharType="begin"/>
            </w:r>
            <w:r>
              <w:instrText xml:space="preserve">PAGEREF _Toc1420305834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64B9FE59" w:rsidP="64B9FE59" w:rsidRDefault="64B9FE59" w14:paraId="423ECE28" w14:textId="10E307BA">
          <w:pPr>
            <w:pStyle w:val="TOC1"/>
            <w:tabs>
              <w:tab w:val="right" w:leader="dot" w:pos="9360"/>
            </w:tabs>
            <w:rPr>
              <w:rStyle w:val="Hyperlink"/>
            </w:rPr>
            <w:pPrChange w:author="Sandor Mitsyk" w:date="2024-02-08T11:30:15.769Z">
              <w:pPr/>
            </w:pPrChange>
          </w:pPr>
          <w:hyperlink w:anchor="_Toc857729597">
            <w:r w:rsidRPr="64B9FE59" w:rsidR="64B9FE59">
              <w:rPr>
                <w:rStyle w:val="Hyperlink"/>
              </w:rPr>
              <w:t>7. Known Issues</w:t>
            </w:r>
            <w:ins w:author="Sandor Mitsyk" w:date="2024-02-08T11:30:15.769Z" w:id="1696526550">
              <w:r>
                <w:tab/>
              </w:r>
            </w:ins>
            <w:r>
              <w:fldChar w:fldCharType="begin"/>
            </w:r>
            <w:r>
              <w:instrText xml:space="preserve">PAGEREF _Toc857729597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64B9FE59" w:rsidP="64B9FE59" w:rsidRDefault="64B9FE59" w14:paraId="412EE809" w14:textId="6FA79C9E">
          <w:pPr>
            <w:pStyle w:val="TOC1"/>
            <w:tabs>
              <w:tab w:val="right" w:leader="dot" w:pos="9360"/>
            </w:tabs>
            <w:rPr>
              <w:rStyle w:val="Hyperlink"/>
            </w:rPr>
            <w:pPrChange w:author="Sandor Mitsyk" w:date="2024-02-08T11:30:15.774Z">
              <w:pPr/>
            </w:pPrChange>
          </w:pPr>
          <w:hyperlink w:anchor="_Toc376940622">
            <w:r w:rsidRPr="64B9FE59" w:rsidR="64B9FE59">
              <w:rPr>
                <w:rStyle w:val="Hyperlink"/>
              </w:rPr>
              <w:t>8. Release History</w:t>
            </w:r>
            <w:ins w:author="Sandor Mitsyk" w:date="2024-02-08T11:30:15.772Z" w:id="687575733">
              <w:r>
                <w:tab/>
              </w:r>
            </w:ins>
            <w:r>
              <w:fldChar w:fldCharType="begin"/>
            </w:r>
            <w:r>
              <w:instrText xml:space="preserve">PAGEREF _Toc376940622 \h</w:instrText>
            </w:r>
            <w:r>
              <w:fldChar w:fldCharType="separate"/>
            </w:r>
            <w:r w:rsidRPr="64B9FE59" w:rsidR="64B9FE59">
              <w:rPr>
                <w:rStyle w:val="Hyperlink"/>
              </w:rPr>
              <w:t>13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50C094D0" w:rsidP="50C094D0" w:rsidRDefault="50C094D0" w14:paraId="703C5288" w14:textId="6F919EFA">
      <w:pPr>
        <w:spacing w:after="100"/>
        <w:jc w:val="right"/>
        <w:rPr>
          <w:rFonts w:ascii="Cambria" w:hAnsi="Cambria" w:eastAsia="Cambria" w:cs="Cambria"/>
          <w:color w:val="000000" w:themeColor="text1"/>
          <w:sz w:val="44"/>
          <w:szCs w:val="44"/>
        </w:rPr>
      </w:pPr>
    </w:p>
    <w:p w:rsidR="50C094D0" w:rsidP="50C094D0" w:rsidRDefault="50C094D0" w14:paraId="12C14DA1" w14:textId="0FFE2DA4">
      <w:pPr>
        <w:spacing w:after="100"/>
        <w:jc w:val="right"/>
        <w:rPr>
          <w:rFonts w:ascii="Cambria" w:hAnsi="Cambria" w:eastAsia="Cambria" w:cs="Cambria"/>
          <w:color w:val="000000" w:themeColor="text1"/>
          <w:sz w:val="44"/>
          <w:szCs w:val="44"/>
        </w:rPr>
      </w:pPr>
    </w:p>
    <w:p w:rsidR="50C094D0" w:rsidP="50C094D0" w:rsidRDefault="50C094D0" w14:paraId="3EFB873F" w14:textId="1D65DF6D">
      <w:pPr>
        <w:spacing w:after="100"/>
        <w:jc w:val="right"/>
        <w:rPr>
          <w:rFonts w:ascii="Cambria" w:hAnsi="Cambria" w:eastAsia="Cambria" w:cs="Cambria"/>
          <w:color w:val="000000" w:themeColor="text1"/>
          <w:sz w:val="44"/>
          <w:szCs w:val="44"/>
        </w:rPr>
      </w:pPr>
    </w:p>
    <w:p w:rsidR="50C094D0" w:rsidP="50C094D0" w:rsidRDefault="50C094D0" w14:paraId="3619D942" w14:textId="30B1182A">
      <w:pPr>
        <w:spacing w:after="100"/>
        <w:jc w:val="right"/>
        <w:rPr>
          <w:rFonts w:ascii="Cambria" w:hAnsi="Cambria" w:eastAsia="Cambria" w:cs="Cambria"/>
          <w:color w:val="000000" w:themeColor="text1"/>
          <w:sz w:val="44"/>
          <w:szCs w:val="44"/>
        </w:rPr>
      </w:pPr>
    </w:p>
    <w:p w:rsidR="50C094D0" w:rsidP="50C094D0" w:rsidRDefault="50C094D0" w14:paraId="34F08F1D" w14:textId="63D7D7A4">
      <w:pPr>
        <w:spacing w:after="100"/>
        <w:jc w:val="right"/>
        <w:rPr>
          <w:rFonts w:ascii="Cambria" w:hAnsi="Cambria" w:eastAsia="Cambria" w:cs="Cambria"/>
          <w:color w:val="000000" w:themeColor="text1"/>
          <w:sz w:val="44"/>
          <w:szCs w:val="44"/>
        </w:rPr>
      </w:pPr>
    </w:p>
    <w:p w:rsidR="50C094D0" w:rsidP="50C094D0" w:rsidRDefault="50C094D0" w14:paraId="78605D4C" w14:textId="195ECC17">
      <w:pPr>
        <w:spacing w:after="100"/>
        <w:jc w:val="right"/>
        <w:rPr>
          <w:rFonts w:ascii="Cambria" w:hAnsi="Cambria" w:eastAsia="Cambria" w:cs="Cambria"/>
          <w:color w:val="000000" w:themeColor="text1"/>
          <w:sz w:val="44"/>
          <w:szCs w:val="44"/>
        </w:rPr>
      </w:pPr>
    </w:p>
    <w:p w:rsidR="00457640" w:rsidP="50C094D0" w:rsidRDefault="00457640" w14:paraId="123F4F10" w14:textId="77777777">
      <w:pPr>
        <w:spacing w:after="100"/>
        <w:jc w:val="right"/>
        <w:rPr>
          <w:rFonts w:ascii="Cambria" w:hAnsi="Cambria" w:eastAsia="Cambria" w:cs="Cambria"/>
          <w:color w:val="000000" w:themeColor="text1"/>
          <w:sz w:val="44"/>
          <w:szCs w:val="44"/>
        </w:rPr>
      </w:pPr>
    </w:p>
    <w:p w:rsidR="00457640" w:rsidP="50C094D0" w:rsidRDefault="00457640" w14:paraId="570484FA" w14:textId="77777777">
      <w:pPr>
        <w:spacing w:after="100"/>
        <w:jc w:val="right"/>
        <w:rPr>
          <w:rFonts w:ascii="Cambria" w:hAnsi="Cambria" w:eastAsia="Cambria" w:cs="Cambria"/>
          <w:color w:val="000000" w:themeColor="text1"/>
          <w:sz w:val="44"/>
          <w:szCs w:val="44"/>
        </w:rPr>
      </w:pPr>
    </w:p>
    <w:p w:rsidRPr="009729AA" w:rsidR="009B1E9A" w:rsidP="50C094D0" w:rsidRDefault="005D4740" w14:paraId="254618E8" w14:textId="2820DF1D">
      <w:pPr>
        <w:pStyle w:val="Heading1"/>
        <w:numPr>
          <w:ilvl w:val="0"/>
          <w:numId w:val="10"/>
        </w:numPr>
        <w:ind w:left="360"/>
        <w:rPr>
          <w:rFonts w:ascii="Cambria" w:hAnsi="Cambria" w:eastAsia="Cambria" w:cs="Cambria"/>
          <w:b w:val="1"/>
          <w:bCs w:val="1"/>
        </w:rPr>
      </w:pPr>
      <w:bookmarkStart w:name="_Toc758838340" w:id="6"/>
      <w:bookmarkStart w:name="_Toc2137325373" w:id="79645639"/>
      <w:r w:rsidRPr="64B9FE59" w:rsidR="005D4740">
        <w:rPr>
          <w:rFonts w:ascii="Cambria" w:hAnsi="Cambria" w:eastAsia="Cambria" w:cs="Cambria"/>
          <w:b w:val="1"/>
          <w:bCs w:val="1"/>
        </w:rPr>
        <w:t>Overview</w:t>
      </w:r>
      <w:bookmarkEnd w:id="6"/>
      <w:bookmarkEnd w:id="79645639"/>
    </w:p>
    <w:p w:rsidR="50C094D0" w:rsidP="50C094D0" w:rsidRDefault="50C094D0" w14:paraId="1D103308" w14:textId="4CA7DBD5"/>
    <w:p w:rsidR="009B1E9A" w:rsidP="50C094D0" w:rsidRDefault="009E6341" w14:paraId="5B8CFD61" w14:textId="2681B1FB">
      <w:pPr>
        <w:spacing w:after="100"/>
        <w:rPr>
          <w:rFonts w:ascii="Cambria" w:hAnsi="Cambria" w:eastAsia="Cambria" w:cs="Cambria"/>
          <w:color w:val="000000" w:themeColor="text1"/>
        </w:rPr>
      </w:pPr>
      <w:r w:rsidRPr="50C094D0">
        <w:rPr>
          <w:rFonts w:ascii="Cambria" w:hAnsi="Cambria" w:eastAsia="Cambria" w:cs="Cambria"/>
          <w:color w:val="000000" w:themeColor="text1"/>
        </w:rPr>
        <w:t xml:space="preserve">This document provides the guidelines for the implementation of the </w:t>
      </w:r>
      <w:r w:rsidRPr="50C094D0" w:rsidR="00E0092B">
        <w:rPr>
          <w:rFonts w:ascii="Cambria" w:hAnsi="Cambria" w:eastAsia="Cambria" w:cs="Cambria"/>
          <w:color w:val="000000" w:themeColor="text1"/>
        </w:rPr>
        <w:t>Prefixbox (</w:t>
      </w:r>
      <w:r w:rsidRPr="50C094D0">
        <w:rPr>
          <w:rFonts w:ascii="Cambria" w:hAnsi="Cambria" w:eastAsia="Cambria" w:cs="Cambria"/>
          <w:color w:val="000000" w:themeColor="text1"/>
        </w:rPr>
        <w:t xml:space="preserve">SFRA) </w:t>
      </w:r>
      <w:r w:rsidRPr="50C094D0" w:rsidR="009E51ED">
        <w:rPr>
          <w:rFonts w:ascii="Cambria" w:hAnsi="Cambria" w:eastAsia="Cambria" w:cs="Cambria"/>
          <w:color w:val="000000" w:themeColor="text1"/>
        </w:rPr>
        <w:t xml:space="preserve">Link Integration </w:t>
      </w:r>
      <w:r w:rsidRPr="50C094D0">
        <w:rPr>
          <w:rFonts w:ascii="Cambria" w:hAnsi="Cambria" w:eastAsia="Cambria" w:cs="Cambria"/>
          <w:color w:val="000000" w:themeColor="text1"/>
        </w:rPr>
        <w:t>to Salesforce Commerce Cloud (SFCC).</w:t>
      </w:r>
    </w:p>
    <w:p w:rsidR="00A056F6" w:rsidP="50C094D0" w:rsidRDefault="00A056F6" w14:paraId="5721C027" w14:textId="77777777">
      <w:pPr>
        <w:spacing w:after="100"/>
        <w:rPr>
          <w:rFonts w:ascii="Cambria" w:hAnsi="Cambria" w:eastAsia="Cambria" w:cs="Cambria"/>
          <w:color w:val="000000" w:themeColor="text1"/>
        </w:rPr>
      </w:pPr>
    </w:p>
    <w:p w:rsidR="000137FD" w:rsidP="50C094D0" w:rsidRDefault="00A056F6" w14:paraId="4211107A" w14:textId="184CB195">
      <w:pPr>
        <w:spacing w:after="100"/>
        <w:rPr>
          <w:rFonts w:ascii="Cambria" w:hAnsi="Cambria" w:eastAsia="Cambria" w:cs="Cambria"/>
          <w:color w:val="000000" w:themeColor="text1"/>
        </w:rPr>
      </w:pPr>
      <w:r w:rsidRPr="50C094D0">
        <w:rPr>
          <w:rFonts w:ascii="Cambria" w:hAnsi="Cambria" w:eastAsia="Cambria" w:cs="Cambria"/>
          <w:b/>
          <w:bCs/>
          <w:color w:val="000000" w:themeColor="text1"/>
        </w:rPr>
        <w:t>Prefixbox AI Search for B2C Commerce</w:t>
      </w:r>
      <w:r w:rsidRPr="50C094D0">
        <w:rPr>
          <w:rFonts w:ascii="Cambria" w:hAnsi="Cambria" w:eastAsia="Cambria" w:cs="Cambria"/>
          <w:color w:val="000000" w:themeColor="text1"/>
        </w:rPr>
        <w:t xml:space="preserve"> is a fully managed AI Search solution that improves conversion rate and user experience for E-commerce stores.</w:t>
      </w:r>
    </w:p>
    <w:p w:rsidR="00CC2B7C" w:rsidP="50C094D0" w:rsidRDefault="00CC2B7C" w14:paraId="6E43F387" w14:textId="77777777">
      <w:pPr>
        <w:spacing w:after="100"/>
        <w:ind w:left="360"/>
        <w:rPr>
          <w:rFonts w:ascii="Cambria" w:hAnsi="Cambria" w:eastAsia="Cambria" w:cs="Cambria"/>
        </w:rPr>
      </w:pPr>
    </w:p>
    <w:p w:rsidR="00CC2B7C" w:rsidP="50C094D0" w:rsidRDefault="00CC2B7C" w14:paraId="331853B0" w14:textId="37399CA0">
      <w:pPr>
        <w:pStyle w:val="Heading2"/>
        <w:rPr>
          <w:rFonts w:ascii="Cambria" w:hAnsi="Cambria" w:eastAsia="Cambria" w:cs="Cambria"/>
          <w:b w:val="1"/>
          <w:bCs w:val="1"/>
        </w:rPr>
      </w:pPr>
      <w:bookmarkStart w:name="_Toc884216991" w:id="471579736"/>
      <w:r w:rsidRPr="64B9FE59" w:rsidR="00CC2B7C">
        <w:rPr>
          <w:rFonts w:ascii="Cambria" w:hAnsi="Cambria" w:eastAsia="Cambria" w:cs="Cambria"/>
          <w:b w:val="1"/>
          <w:bCs w:val="1"/>
        </w:rPr>
        <w:t>1.1 Compatibility</w:t>
      </w:r>
      <w:bookmarkEnd w:id="471579736"/>
    </w:p>
    <w:p w:rsidR="50C094D0" w:rsidP="50C094D0" w:rsidRDefault="50C094D0" w14:paraId="61F3A9A8" w14:textId="6DF6545D"/>
    <w:p w:rsidR="00CC2B7C" w:rsidP="50C094D0" w:rsidRDefault="00CC2B7C" w14:paraId="67AC251F" w14:textId="097B61DF">
      <w:pPr>
        <w:jc w:val="both"/>
        <w:rPr>
          <w:rFonts w:ascii="Cambria" w:hAnsi="Cambria" w:eastAsia="Cambria" w:cs="Cambria"/>
        </w:rPr>
      </w:pPr>
      <w:r w:rsidRPr="50C094D0">
        <w:rPr>
          <w:rFonts w:ascii="Cambria" w:hAnsi="Cambria" w:eastAsia="Cambria" w:cs="Cambria"/>
        </w:rPr>
        <w:t>This Cartridge works best with the SFRA version of 7.0.0 and compatibility mode 22.7</w:t>
      </w:r>
    </w:p>
    <w:p w:rsidR="006A6FFC" w:rsidP="50C094D0" w:rsidRDefault="006A6FFC" w14:paraId="38A7585B" w14:textId="77777777">
      <w:pPr>
        <w:jc w:val="both"/>
        <w:rPr>
          <w:rFonts w:ascii="Cambria" w:hAnsi="Cambria" w:eastAsia="Cambria" w:cs="Cambria"/>
        </w:rPr>
      </w:pPr>
    </w:p>
    <w:p w:rsidRPr="00565272" w:rsidR="006A6FFC" w:rsidP="50C094D0" w:rsidRDefault="006A6FFC" w14:paraId="27977089" w14:textId="260F33EA">
      <w:pPr>
        <w:pStyle w:val="Heading2"/>
        <w:rPr>
          <w:rFonts w:ascii="Cambria" w:hAnsi="Cambria" w:eastAsia="Cambria" w:cs="Cambria"/>
          <w:b w:val="1"/>
          <w:bCs w:val="1"/>
        </w:rPr>
      </w:pPr>
      <w:bookmarkStart w:name="_Toc575023126" w:id="994704138"/>
      <w:r w:rsidRPr="64B9FE59" w:rsidR="006A6FFC">
        <w:rPr>
          <w:rFonts w:ascii="Cambria" w:hAnsi="Cambria" w:eastAsia="Cambria" w:cs="Cambria"/>
          <w:b w:val="1"/>
          <w:bCs w:val="1"/>
        </w:rPr>
        <w:t>1.2 Supported locales</w:t>
      </w:r>
      <w:bookmarkEnd w:id="994704138"/>
    </w:p>
    <w:p w:rsidR="50C094D0" w:rsidP="50C094D0" w:rsidRDefault="50C094D0" w14:paraId="48D9DF90" w14:textId="1AE3D7AF"/>
    <w:p w:rsidR="006A6FFC" w:rsidP="50C094D0" w:rsidRDefault="006A6FFC" w14:paraId="5CF10E79" w14:textId="0BA64312">
      <w:pPr>
        <w:jc w:val="both"/>
        <w:rPr>
          <w:rFonts w:ascii="Cambria" w:hAnsi="Cambria" w:eastAsia="Cambria" w:cs="Cambria"/>
        </w:rPr>
      </w:pPr>
      <w:r w:rsidRPr="64B9FE59" w:rsidR="006A6FFC">
        <w:rPr>
          <w:rFonts w:ascii="Cambria" w:hAnsi="Cambria" w:eastAsia="Cambria" w:cs="Cambria"/>
        </w:rPr>
        <w:t xml:space="preserve">This Cartridge supports all </w:t>
      </w:r>
      <w:r w:rsidRPr="64B9FE59" w:rsidR="00C813C2">
        <w:rPr>
          <w:rFonts w:ascii="Cambria" w:hAnsi="Cambria" w:eastAsia="Cambria" w:cs="Cambria"/>
        </w:rPr>
        <w:t>l</w:t>
      </w:r>
      <w:r w:rsidRPr="64B9FE59" w:rsidR="006A6FFC">
        <w:rPr>
          <w:rFonts w:ascii="Cambria" w:hAnsi="Cambria" w:eastAsia="Cambria" w:cs="Cambria"/>
        </w:rPr>
        <w:t xml:space="preserve">ocales. Currently it supports </w:t>
      </w:r>
      <w:r w:rsidRPr="64B9FE59" w:rsidR="00C306C5">
        <w:rPr>
          <w:rFonts w:ascii="Cambria" w:hAnsi="Cambria" w:eastAsia="Cambria" w:cs="Cambria"/>
        </w:rPr>
        <w:t>a single</w:t>
      </w:r>
      <w:r w:rsidRPr="64B9FE59" w:rsidR="006A6FFC">
        <w:rPr>
          <w:rFonts w:ascii="Cambria" w:hAnsi="Cambria" w:eastAsia="Cambria" w:cs="Cambria"/>
        </w:rPr>
        <w:t xml:space="preserve"> locale (default locale) per site. That said, no support for multiple locales in the same site.</w:t>
      </w:r>
    </w:p>
    <w:p w:rsidR="00C306C5" w:rsidP="50C094D0" w:rsidRDefault="00C306C5" w14:paraId="322BD914" w14:textId="77777777">
      <w:pPr>
        <w:jc w:val="both"/>
        <w:rPr>
          <w:rFonts w:ascii="Cambria" w:hAnsi="Cambria" w:eastAsia="Cambria" w:cs="Cambria"/>
        </w:rPr>
      </w:pPr>
    </w:p>
    <w:p w:rsidR="00C306C5" w:rsidP="50C094D0" w:rsidRDefault="00C306C5" w14:paraId="12A04D3A" w14:textId="02A17164">
      <w:pPr>
        <w:pStyle w:val="Heading1"/>
        <w:numPr>
          <w:ilvl w:val="0"/>
          <w:numId w:val="10"/>
        </w:numPr>
        <w:ind w:left="360"/>
        <w:rPr>
          <w:rFonts w:ascii="Cambria" w:hAnsi="Cambria" w:eastAsia="Cambria" w:cs="Cambria"/>
          <w:b w:val="1"/>
          <w:bCs w:val="1"/>
        </w:rPr>
      </w:pPr>
      <w:bookmarkStart w:name="_Toc860726920" w:id="11"/>
      <w:bookmarkStart w:name="_Toc1262240164" w:id="1219847537"/>
      <w:r w:rsidRPr="64B9FE59" w:rsidR="00C306C5">
        <w:rPr>
          <w:rFonts w:ascii="Cambria" w:hAnsi="Cambria" w:eastAsia="Cambria" w:cs="Cambria"/>
          <w:b w:val="1"/>
          <w:bCs w:val="1"/>
        </w:rPr>
        <w:t>Components overview</w:t>
      </w:r>
      <w:bookmarkEnd w:id="11"/>
      <w:bookmarkEnd w:id="1219847537"/>
    </w:p>
    <w:p w:rsidR="50C094D0" w:rsidP="50C094D0" w:rsidRDefault="50C094D0" w14:paraId="1ADF830B" w14:textId="7C777E3D"/>
    <w:p w:rsidRPr="00C82B18" w:rsidR="00C82B18" w:rsidP="50C094D0" w:rsidRDefault="00C82B18" w14:paraId="6B4655B2" w14:textId="6C2BE4DB">
      <w:pPr>
        <w:rPr>
          <w:rFonts w:ascii="Cambria" w:hAnsi="Cambria" w:eastAsia="Cambria" w:cs="Cambria"/>
        </w:rPr>
      </w:pPr>
      <w:r w:rsidRPr="50C094D0">
        <w:rPr>
          <w:rFonts w:ascii="Cambria" w:hAnsi="Cambria" w:eastAsia="Cambria" w:cs="Cambria"/>
        </w:rPr>
        <w:t>Integration cartridges:</w:t>
      </w:r>
    </w:p>
    <w:p w:rsidRPr="00C82B18" w:rsidR="00C82B18" w:rsidP="50C094D0" w:rsidRDefault="00C82B18" w14:paraId="04526F99" w14:textId="48E6A6F3">
      <w:pPr>
        <w:pStyle w:val="ListParagraph"/>
        <w:numPr>
          <w:ilvl w:val="0"/>
          <w:numId w:val="12"/>
        </w:numPr>
        <w:rPr>
          <w:rFonts w:ascii="Cambria" w:hAnsi="Cambria" w:eastAsia="Cambria" w:cs="Cambria"/>
        </w:rPr>
      </w:pPr>
      <w:r w:rsidRPr="50C094D0">
        <w:rPr>
          <w:rFonts w:ascii="Cambria" w:hAnsi="Cambria" w:eastAsia="Cambria" w:cs="Cambria"/>
          <w:b/>
          <w:bCs/>
        </w:rPr>
        <w:t>int_prefixbox_ai_search</w:t>
      </w:r>
      <w:r w:rsidRPr="50C094D0">
        <w:rPr>
          <w:rFonts w:ascii="Cambria" w:hAnsi="Cambria" w:eastAsia="Cambria" w:cs="Cambria"/>
        </w:rPr>
        <w:t xml:space="preserve">: shared core functionality required for SFRA </w:t>
      </w:r>
      <w:r w:rsidRPr="50C094D0" w:rsidR="00E20EF0">
        <w:rPr>
          <w:rFonts w:ascii="Cambria" w:hAnsi="Cambria" w:eastAsia="Cambria" w:cs="Cambria"/>
        </w:rPr>
        <w:t>storefronts</w:t>
      </w:r>
      <w:r w:rsidRPr="50C094D0" w:rsidR="3067D861">
        <w:rPr>
          <w:rFonts w:ascii="Cambria" w:hAnsi="Cambria" w:eastAsia="Cambria" w:cs="Cambria"/>
        </w:rPr>
        <w:t xml:space="preserve"> and Business Manager module</w:t>
      </w:r>
      <w:r w:rsidRPr="50C094D0" w:rsidR="00E20EF0">
        <w:rPr>
          <w:rFonts w:ascii="Cambria" w:hAnsi="Cambria" w:eastAsia="Cambria" w:cs="Cambria"/>
        </w:rPr>
        <w:t>.</w:t>
      </w:r>
    </w:p>
    <w:p w:rsidRPr="00C82B18" w:rsidR="00C82B18" w:rsidP="50C094D0" w:rsidRDefault="00C82B18" w14:paraId="699003A4" w14:textId="73BBC412">
      <w:pPr>
        <w:pStyle w:val="ListParagraph"/>
        <w:numPr>
          <w:ilvl w:val="0"/>
          <w:numId w:val="12"/>
        </w:numPr>
        <w:rPr>
          <w:rFonts w:ascii="Cambria" w:hAnsi="Cambria" w:eastAsia="Cambria" w:cs="Cambria"/>
        </w:rPr>
      </w:pPr>
      <w:r w:rsidRPr="50C094D0">
        <w:rPr>
          <w:rFonts w:ascii="Cambria" w:hAnsi="Cambria" w:eastAsia="Cambria" w:cs="Cambria"/>
          <w:b/>
          <w:bCs/>
        </w:rPr>
        <w:t>int_prefixbox_ai_search_sfra:</w:t>
      </w:r>
      <w:r w:rsidRPr="50C094D0">
        <w:rPr>
          <w:rFonts w:ascii="Cambria" w:hAnsi="Cambria" w:eastAsia="Cambria" w:cs="Cambria"/>
        </w:rPr>
        <w:t xml:space="preserve"> for SFRA based storefronts only.</w:t>
      </w:r>
    </w:p>
    <w:p w:rsidRPr="00C82B18" w:rsidR="00C82B18" w:rsidP="50C094D0" w:rsidRDefault="00C82B18" w14:paraId="7112D94B" w14:textId="0D44241D">
      <w:pPr>
        <w:pStyle w:val="ListParagraph"/>
        <w:numPr>
          <w:ilvl w:val="0"/>
          <w:numId w:val="12"/>
        </w:numPr>
        <w:rPr>
          <w:rFonts w:ascii="Cambria" w:hAnsi="Cambria" w:eastAsia="Cambria" w:cs="Cambria"/>
        </w:rPr>
      </w:pPr>
      <w:r w:rsidRPr="50C094D0">
        <w:rPr>
          <w:rFonts w:ascii="Cambria" w:hAnsi="Cambria" w:eastAsia="Cambria" w:cs="Cambria"/>
          <w:b/>
          <w:bCs/>
        </w:rPr>
        <w:t>int_prefixbox_ai_search_sfra_changes:</w:t>
      </w:r>
      <w:r w:rsidRPr="50C094D0">
        <w:rPr>
          <w:rFonts w:ascii="Cambria" w:hAnsi="Cambria" w:eastAsia="Cambria" w:cs="Cambria"/>
        </w:rPr>
        <w:t xml:space="preserve"> for SFRA based storefronts </w:t>
      </w:r>
      <w:r w:rsidRPr="50C094D0" w:rsidR="00945A0E">
        <w:rPr>
          <w:rFonts w:ascii="Cambria" w:hAnsi="Cambria" w:eastAsia="Cambria" w:cs="Cambria"/>
        </w:rPr>
        <w:t>changes</w:t>
      </w:r>
      <w:r w:rsidRPr="50C094D0">
        <w:rPr>
          <w:rFonts w:ascii="Cambria" w:hAnsi="Cambria" w:eastAsia="Cambria" w:cs="Cambria"/>
        </w:rPr>
        <w:t>.</w:t>
      </w:r>
    </w:p>
    <w:p w:rsidRPr="00C82B18" w:rsidR="00C82B18" w:rsidP="50C094D0" w:rsidRDefault="00C82B18" w14:paraId="02452AEC" w14:textId="5018FECB">
      <w:pPr>
        <w:pStyle w:val="ListParagraph"/>
        <w:numPr>
          <w:ilvl w:val="0"/>
          <w:numId w:val="12"/>
        </w:numPr>
        <w:rPr>
          <w:rFonts w:ascii="Cambria" w:hAnsi="Cambria" w:eastAsia="Cambria" w:cs="Cambria"/>
        </w:rPr>
      </w:pPr>
      <w:r w:rsidRPr="50C094D0">
        <w:rPr>
          <w:rFonts w:ascii="Cambria" w:hAnsi="Cambria" w:eastAsia="Cambria" w:cs="Cambria"/>
          <w:b/>
          <w:bCs/>
        </w:rPr>
        <w:t>bm_prefixbox_ai_search</w:t>
      </w:r>
      <w:r w:rsidRPr="50C094D0">
        <w:rPr>
          <w:rFonts w:ascii="Cambria" w:hAnsi="Cambria" w:eastAsia="Cambria" w:cs="Cambria"/>
        </w:rPr>
        <w:t xml:space="preserve">: </w:t>
      </w:r>
      <w:r w:rsidRPr="50C094D0" w:rsidR="00ED6573">
        <w:rPr>
          <w:rFonts w:ascii="Cambria" w:hAnsi="Cambria" w:eastAsia="Cambria" w:cs="Cambria"/>
        </w:rPr>
        <w:t xml:space="preserve">Prefixbox </w:t>
      </w:r>
      <w:r w:rsidRPr="50C094D0" w:rsidR="2FFE7752">
        <w:rPr>
          <w:rFonts w:ascii="Cambria" w:hAnsi="Cambria" w:eastAsia="Cambria" w:cs="Cambria"/>
        </w:rPr>
        <w:t xml:space="preserve">custom </w:t>
      </w:r>
      <w:r w:rsidRPr="50C094D0" w:rsidR="00ED6573">
        <w:rPr>
          <w:rFonts w:ascii="Cambria" w:hAnsi="Cambria" w:eastAsia="Cambria" w:cs="Cambria"/>
        </w:rPr>
        <w:t>Business</w:t>
      </w:r>
      <w:r w:rsidRPr="50C094D0">
        <w:rPr>
          <w:rFonts w:ascii="Cambria" w:hAnsi="Cambria" w:eastAsia="Cambria" w:cs="Cambria"/>
        </w:rPr>
        <w:t xml:space="preserve"> Manager module</w:t>
      </w:r>
      <w:r w:rsidRPr="50C094D0" w:rsidR="00ED6573">
        <w:rPr>
          <w:rFonts w:ascii="Cambria" w:hAnsi="Cambria" w:eastAsia="Cambria" w:cs="Cambria"/>
        </w:rPr>
        <w:t>.</w:t>
      </w:r>
    </w:p>
    <w:p w:rsidR="4989EC18" w:rsidP="50C094D0" w:rsidRDefault="4989EC18" w14:paraId="53176AEA" w14:textId="6405917F">
      <w:pPr>
        <w:pStyle w:val="ListParagraph"/>
        <w:numPr>
          <w:ilvl w:val="0"/>
          <w:numId w:val="12"/>
        </w:numPr>
        <w:rPr>
          <w:rFonts w:ascii="Cambria" w:hAnsi="Cambria" w:eastAsia="Cambria" w:cs="Cambria"/>
        </w:rPr>
      </w:pPr>
      <w:r w:rsidRPr="50C094D0">
        <w:rPr>
          <w:rFonts w:ascii="Cambria" w:hAnsi="Cambria" w:eastAsia="Cambria" w:cs="Cambria"/>
          <w:b/>
          <w:bCs/>
        </w:rPr>
        <w:t>int_prefixbox_ai_search_sg:</w:t>
      </w:r>
      <w:r w:rsidRPr="50C094D0">
        <w:rPr>
          <w:rFonts w:ascii="Cambria" w:hAnsi="Cambria" w:eastAsia="Cambria" w:cs="Cambria"/>
        </w:rPr>
        <w:t xml:space="preserve"> for Site Genesis based only.</w:t>
      </w:r>
    </w:p>
    <w:p w:rsidR="4989EC18" w:rsidP="50C094D0" w:rsidRDefault="4989EC18" w14:paraId="544EBB76" w14:textId="19B6EE34">
      <w:pPr>
        <w:pStyle w:val="ListParagraph"/>
        <w:numPr>
          <w:ilvl w:val="0"/>
          <w:numId w:val="12"/>
        </w:numPr>
        <w:rPr>
          <w:rFonts w:ascii="Cambria" w:hAnsi="Cambria" w:eastAsia="Cambria" w:cs="Cambria"/>
        </w:rPr>
      </w:pPr>
      <w:r w:rsidRPr="50C094D0">
        <w:rPr>
          <w:rFonts w:ascii="Cambria" w:hAnsi="Cambria" w:eastAsia="Cambria" w:cs="Cambria"/>
          <w:b/>
          <w:bCs/>
        </w:rPr>
        <w:t>int_prefixbox_ai_search_sg_changes:</w:t>
      </w:r>
      <w:r w:rsidRPr="50C094D0">
        <w:rPr>
          <w:rFonts w:ascii="Cambria" w:hAnsi="Cambria" w:eastAsia="Cambria" w:cs="Cambria"/>
        </w:rPr>
        <w:t xml:space="preserve"> for Site Genesis based changes.</w:t>
      </w:r>
    </w:p>
    <w:p w:rsidR="50C094D0" w:rsidP="50C094D0" w:rsidRDefault="50C094D0" w14:paraId="6677418F" w14:textId="24B355FD">
      <w:pPr>
        <w:spacing w:after="100"/>
        <w:ind w:left="360"/>
        <w:rPr>
          <w:rFonts w:ascii="Cambria" w:hAnsi="Cambria" w:eastAsia="Cambria" w:cs="Cambria"/>
        </w:rPr>
      </w:pPr>
    </w:p>
    <w:p w:rsidR="50C094D0" w:rsidP="50C094D0" w:rsidRDefault="50C094D0" w14:paraId="07BCF8A7" w14:textId="119E852A">
      <w:pPr>
        <w:pStyle w:val="Heading1"/>
        <w:rPr>
          <w:rFonts w:ascii="Cambria" w:hAnsi="Cambria" w:eastAsia="Cambria" w:cs="Cambria"/>
          <w:b w:val="1"/>
          <w:bCs w:val="1"/>
        </w:rPr>
      </w:pPr>
      <w:bookmarkStart w:name="_Toc1554534590" w:id="527749655"/>
      <w:r w:rsidRPr="64B9FE59" w:rsidR="50C094D0">
        <w:rPr>
          <w:rFonts w:ascii="Cambria" w:hAnsi="Cambria" w:eastAsia="Cambria" w:cs="Cambria"/>
          <w:b w:val="1"/>
          <w:bCs w:val="1"/>
        </w:rPr>
        <w:t xml:space="preserve">3. </w:t>
      </w:r>
      <w:r w:rsidRPr="64B9FE59" w:rsidR="310650B5">
        <w:rPr>
          <w:rFonts w:ascii="Cambria" w:hAnsi="Cambria" w:eastAsia="Cambria" w:cs="Cambria"/>
          <w:b w:val="1"/>
          <w:bCs w:val="1"/>
        </w:rPr>
        <w:t>Setup components</w:t>
      </w:r>
      <w:bookmarkEnd w:id="527749655"/>
    </w:p>
    <w:p w:rsidR="50C094D0" w:rsidP="50C094D0" w:rsidRDefault="50C094D0" w14:paraId="4BA7B26F" w14:textId="0AAFB7D1"/>
    <w:p w:rsidR="656BBF6F" w:rsidP="50C094D0" w:rsidRDefault="656BBF6F" w14:paraId="6D5210FC" w14:textId="6B7998F0">
      <w:r w:rsidR="656BBF6F">
        <w:rPr/>
        <w:t xml:space="preserve">Overview </w:t>
      </w:r>
      <w:r w:rsidR="002A79C9">
        <w:rPr/>
        <w:t xml:space="preserve">of </w:t>
      </w:r>
      <w:r w:rsidR="656BBF6F">
        <w:rPr/>
        <w:t>how to</w:t>
      </w:r>
      <w:r w:rsidR="656BBF6F">
        <w:rPr/>
        <w:t xml:space="preserve"> setup Prefixbox SFRA LINK cartridges </w:t>
      </w:r>
      <w:r w:rsidR="59F14933">
        <w:rPr/>
        <w:t>and metadata into Salesforce Commerce Cloud.</w:t>
      </w:r>
    </w:p>
    <w:p w:rsidR="50C094D0" w:rsidP="50C094D0" w:rsidRDefault="50C094D0" w14:paraId="7E3D388C" w14:textId="65F644D3"/>
    <w:p w:rsidR="310650B5" w:rsidP="50C094D0" w:rsidRDefault="310650B5" w14:paraId="32A68969" w14:textId="2D8C6FD4">
      <w:pPr>
        <w:pStyle w:val="Heading2"/>
        <w:rPr>
          <w:rFonts w:ascii="Cambria" w:hAnsi="Cambria" w:eastAsia="Cambria" w:cs="Cambria"/>
          <w:b w:val="1"/>
          <w:bCs w:val="1"/>
        </w:rPr>
      </w:pPr>
      <w:bookmarkStart w:name="_Toc1599385913" w:id="487997627"/>
      <w:r w:rsidRPr="64B9FE59" w:rsidR="310650B5">
        <w:rPr>
          <w:rFonts w:ascii="Cambria" w:hAnsi="Cambria" w:eastAsia="Cambria" w:cs="Cambria"/>
          <w:b w:val="1"/>
          <w:bCs w:val="1"/>
        </w:rPr>
        <w:t>3</w:t>
      </w:r>
      <w:r w:rsidRPr="64B9FE59" w:rsidR="42402128">
        <w:rPr>
          <w:rFonts w:ascii="Cambria" w:hAnsi="Cambria" w:eastAsia="Cambria" w:cs="Cambria"/>
          <w:b w:val="1"/>
          <w:bCs w:val="1"/>
        </w:rPr>
        <w:t>.1 Adding the cartridge in SFCC UX Studio</w:t>
      </w:r>
      <w:bookmarkEnd w:id="487997627"/>
    </w:p>
    <w:p w:rsidR="50C094D0" w:rsidP="50C094D0" w:rsidRDefault="50C094D0" w14:paraId="7317B65E" w14:textId="33E4E328"/>
    <w:p w:rsidR="3A889CFB" w:rsidP="50C094D0" w:rsidRDefault="3A889CFB" w14:paraId="0653EE6B" w14:textId="2B58FC8C">
      <w:pPr>
        <w:spacing w:after="100"/>
        <w:jc w:val="both"/>
        <w:rPr>
          <w:rFonts w:ascii="Cambria" w:hAnsi="Cambria" w:eastAsia="Cambria" w:cs="Cambria"/>
          <w:color w:val="000000" w:themeColor="text1"/>
        </w:rPr>
      </w:pPr>
      <w:r w:rsidRPr="64B9FE59" w:rsidR="3A889CFB">
        <w:rPr>
          <w:rFonts w:ascii="Cambria" w:hAnsi="Cambria" w:eastAsia="Cambria" w:cs="Cambria"/>
          <w:color w:val="000000" w:themeColor="text1" w:themeTint="FF" w:themeShade="FF"/>
        </w:rPr>
        <w:t xml:space="preserve">To upload the cartridges into the SFCC server, </w:t>
      </w:r>
      <w:r w:rsidRPr="64B9FE59" w:rsidR="43C38FF8">
        <w:rPr>
          <w:rFonts w:ascii="Cambria" w:hAnsi="Cambria" w:eastAsia="Cambria" w:cs="Cambria"/>
          <w:color w:val="000000" w:themeColor="text1" w:themeTint="FF" w:themeShade="FF"/>
        </w:rPr>
        <w:t>you first</w:t>
      </w:r>
      <w:r w:rsidRPr="64B9FE59" w:rsidR="3A889CFB">
        <w:rPr>
          <w:rFonts w:ascii="Cambria" w:hAnsi="Cambria" w:eastAsia="Cambria" w:cs="Cambria"/>
          <w:color w:val="000000" w:themeColor="text1" w:themeTint="FF" w:themeShade="FF"/>
        </w:rPr>
        <w:t xml:space="preserve"> need to add the cartridges in</w:t>
      </w:r>
      <w:r w:rsidRPr="64B9FE59" w:rsidR="00120F4B">
        <w:rPr>
          <w:rFonts w:ascii="Cambria" w:hAnsi="Cambria" w:eastAsia="Cambria" w:cs="Cambria"/>
          <w:color w:val="000000" w:themeColor="text1" w:themeTint="FF" w:themeShade="FF"/>
        </w:rPr>
        <w:t xml:space="preserve"> the</w:t>
      </w:r>
      <w:r w:rsidRPr="64B9FE59" w:rsidR="3A889CFB">
        <w:rPr>
          <w:rFonts w:ascii="Cambria" w:hAnsi="Cambria" w:eastAsia="Cambria" w:cs="Cambria"/>
          <w:color w:val="000000" w:themeColor="text1" w:themeTint="FF" w:themeShade="FF"/>
        </w:rPr>
        <w:t xml:space="preserve"> SFCC UX Studio. </w:t>
      </w:r>
      <w:r w:rsidRPr="64B9FE59" w:rsidR="40A38D4F">
        <w:rPr>
          <w:rFonts w:ascii="Cambria" w:hAnsi="Cambria" w:eastAsia="Cambria" w:cs="Cambria"/>
          <w:color w:val="000000" w:themeColor="text1" w:themeTint="FF" w:themeShade="FF"/>
        </w:rPr>
        <w:t>To</w:t>
      </w:r>
      <w:r w:rsidRPr="64B9FE59" w:rsidR="3A889CFB">
        <w:rPr>
          <w:rFonts w:ascii="Cambria" w:hAnsi="Cambria" w:eastAsia="Cambria" w:cs="Cambria"/>
          <w:color w:val="000000" w:themeColor="text1" w:themeTint="FF" w:themeShade="FF"/>
        </w:rPr>
        <w:t xml:space="preserve"> do this, follow these instructions.</w:t>
      </w:r>
    </w:p>
    <w:p w:rsidR="3A889CFB" w:rsidP="50C094D0" w:rsidRDefault="3A889CFB" w14:paraId="2A8ED4C7" w14:textId="7F354187">
      <w:pPr>
        <w:pStyle w:val="ListParagraph"/>
        <w:numPr>
          <w:ilvl w:val="0"/>
          <w:numId w:val="7"/>
        </w:numPr>
        <w:spacing w:after="200"/>
        <w:jc w:val="both"/>
        <w:rPr>
          <w:rFonts w:ascii="Cambria" w:hAnsi="Cambria" w:eastAsia="Cambria" w:cs="Cambria"/>
          <w:color w:val="000000" w:themeColor="text1"/>
        </w:rPr>
      </w:pPr>
      <w:r w:rsidRPr="64B9FE59" w:rsidR="3A889CFB">
        <w:rPr>
          <w:rFonts w:ascii="Cambria" w:hAnsi="Cambria" w:eastAsia="Cambria" w:cs="Cambria"/>
          <w:color w:val="000000" w:themeColor="text1" w:themeTint="FF" w:themeShade="FF"/>
        </w:rPr>
        <w:t>In</w:t>
      </w:r>
      <w:r w:rsidRPr="64B9FE59" w:rsidR="00113198">
        <w:rPr>
          <w:rFonts w:ascii="Cambria" w:hAnsi="Cambria" w:eastAsia="Cambria" w:cs="Cambria"/>
          <w:color w:val="000000" w:themeColor="text1" w:themeTint="FF" w:themeShade="FF"/>
        </w:rPr>
        <w:t xml:space="preserve"> the</w:t>
      </w:r>
      <w:r w:rsidRPr="64B9FE59" w:rsidR="3A889CFB">
        <w:rPr>
          <w:rFonts w:ascii="Cambria" w:hAnsi="Cambria" w:eastAsia="Cambria" w:cs="Cambria"/>
          <w:color w:val="000000" w:themeColor="text1" w:themeTint="FF" w:themeShade="FF"/>
        </w:rPr>
        <w:t xml:space="preserve"> UX Studio, select </w:t>
      </w:r>
      <w:r w:rsidRPr="64B9FE59" w:rsidR="3A889CFB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>File &gt; Import</w:t>
      </w:r>
      <w:r w:rsidRPr="64B9FE59" w:rsidR="00113198">
        <w:rPr>
          <w:rFonts w:ascii="Cambria" w:hAnsi="Cambria" w:eastAsia="Cambria" w:cs="Cambria"/>
          <w:i w:val="1"/>
          <w:iCs w:val="1"/>
          <w:color w:val="000000" w:themeColor="text1" w:themeTint="FF" w:themeShade="FF"/>
        </w:rPr>
        <w:t xml:space="preserve"> </w:t>
      </w:r>
      <w:r w:rsidRPr="64B9FE59" w:rsidR="00113198">
        <w:rPr>
          <w:rFonts w:ascii="Cambria" w:hAnsi="Cambria" w:eastAsia="Cambria" w:cs="Cambria"/>
          <w:color w:val="000000" w:themeColor="text1" w:themeTint="FF" w:themeShade="FF"/>
        </w:rPr>
        <w:t>from the menu</w:t>
      </w:r>
      <w:r w:rsidRPr="64B9FE59" w:rsidR="3A889CFB">
        <w:rPr>
          <w:rFonts w:ascii="Cambria" w:hAnsi="Cambria" w:eastAsia="Cambria" w:cs="Cambria"/>
          <w:i w:val="1"/>
          <w:iCs w:val="1"/>
          <w:color w:val="000000" w:themeColor="text1" w:themeTint="FF" w:themeShade="FF"/>
        </w:rPr>
        <w:t>.</w:t>
      </w:r>
    </w:p>
    <w:p w:rsidR="3A889CFB" w:rsidP="50C094D0" w:rsidRDefault="3A889CFB" w14:paraId="739D1828" w14:textId="5C6A5DB7">
      <w:pPr>
        <w:pStyle w:val="ListParagraph"/>
        <w:numPr>
          <w:ilvl w:val="0"/>
          <w:numId w:val="7"/>
        </w:numPr>
        <w:spacing w:after="200"/>
        <w:jc w:val="both"/>
        <w:rPr>
          <w:rFonts w:ascii="Cambria" w:hAnsi="Cambria" w:eastAsia="Cambria" w:cs="Cambria"/>
          <w:color w:val="000000" w:themeColor="text1"/>
        </w:rPr>
      </w:pPr>
      <w:r w:rsidRPr="64B9FE59" w:rsidR="3A889CFB">
        <w:rPr>
          <w:rFonts w:ascii="Cambria" w:hAnsi="Cambria" w:eastAsia="Cambria" w:cs="Cambria"/>
          <w:color w:val="000000" w:themeColor="text1" w:themeTint="FF" w:themeShade="FF"/>
        </w:rPr>
        <w:t xml:space="preserve">In the import dialog, select </w:t>
      </w:r>
      <w:r w:rsidRPr="64B9FE59" w:rsidR="3A889CFB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>General &gt; Existing</w:t>
      </w:r>
      <w:r w:rsidRPr="64B9FE59" w:rsidR="3A889CFB">
        <w:rPr>
          <w:rFonts w:ascii="Cambria" w:hAnsi="Cambria" w:eastAsia="Cambria" w:cs="Cambria"/>
          <w:b w:val="1"/>
          <w:bCs w:val="1"/>
          <w:color w:val="000000" w:themeColor="text1" w:themeTint="FF" w:themeShade="FF"/>
        </w:rPr>
        <w:t xml:space="preserve"> </w:t>
      </w:r>
      <w:r w:rsidRPr="64B9FE59" w:rsidR="3A889CFB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>Projects</w:t>
      </w:r>
      <w:r w:rsidRPr="64B9FE59" w:rsidR="3A889CFB">
        <w:rPr>
          <w:rFonts w:ascii="Cambria" w:hAnsi="Cambria" w:eastAsia="Cambria" w:cs="Cambria"/>
          <w:color w:val="000000" w:themeColor="text1" w:themeTint="FF" w:themeShade="FF"/>
        </w:rPr>
        <w:t xml:space="preserve"> in the workspace</w:t>
      </w:r>
      <w:r w:rsidRPr="64B9FE59" w:rsidR="00113198">
        <w:rPr>
          <w:rFonts w:ascii="Cambria" w:hAnsi="Cambria" w:eastAsia="Cambria" w:cs="Cambria"/>
          <w:color w:val="000000" w:themeColor="text1" w:themeTint="FF" w:themeShade="FF"/>
        </w:rPr>
        <w:t>,</w:t>
      </w:r>
      <w:r w:rsidRPr="64B9FE59" w:rsidR="3A889CFB">
        <w:rPr>
          <w:rFonts w:ascii="Cambria" w:hAnsi="Cambria" w:eastAsia="Cambria" w:cs="Cambria"/>
          <w:color w:val="000000" w:themeColor="text1" w:themeTint="FF" w:themeShade="FF"/>
        </w:rPr>
        <w:t xml:space="preserve"> and click on 'Next'.</w:t>
      </w:r>
    </w:p>
    <w:p w:rsidR="3A889CFB" w:rsidP="50C094D0" w:rsidRDefault="3A889CFB" w14:paraId="28EECAAD" w14:textId="21A7F5EE">
      <w:pPr>
        <w:pStyle w:val="ListParagraph"/>
        <w:numPr>
          <w:ilvl w:val="0"/>
          <w:numId w:val="7"/>
        </w:numPr>
        <w:spacing w:after="200"/>
        <w:jc w:val="both"/>
        <w:rPr>
          <w:rFonts w:ascii="Cambria" w:hAnsi="Cambria" w:eastAsia="Cambria" w:cs="Cambria"/>
          <w:color w:val="000000" w:themeColor="text1"/>
        </w:rPr>
      </w:pPr>
      <w:r w:rsidRPr="50C094D0">
        <w:rPr>
          <w:rFonts w:ascii="Cambria" w:hAnsi="Cambria" w:eastAsia="Cambria" w:cs="Cambria"/>
          <w:color w:val="000000" w:themeColor="text1"/>
        </w:rPr>
        <w:t>Ensure 'Select archive file' is selected and select the compressed cartridge file by clicking on the 'Browse' button.</w:t>
      </w:r>
    </w:p>
    <w:p w:rsidR="3A889CFB" w:rsidP="50C094D0" w:rsidRDefault="3A889CFB" w14:paraId="1FC653C0" w14:textId="40D7733E">
      <w:pPr>
        <w:pStyle w:val="ListParagraph"/>
        <w:numPr>
          <w:ilvl w:val="0"/>
          <w:numId w:val="7"/>
        </w:numPr>
        <w:spacing w:after="200"/>
        <w:jc w:val="both"/>
        <w:rPr>
          <w:rFonts w:ascii="Cambria" w:hAnsi="Cambria" w:eastAsia="Cambria" w:cs="Cambria"/>
          <w:color w:val="000000" w:themeColor="text1"/>
        </w:rPr>
      </w:pPr>
      <w:r w:rsidRPr="50C094D0">
        <w:rPr>
          <w:rFonts w:ascii="Cambria" w:hAnsi="Cambria" w:eastAsia="Cambria" w:cs="Cambria"/>
          <w:color w:val="000000" w:themeColor="text1"/>
        </w:rPr>
        <w:t xml:space="preserve">Click on </w:t>
      </w:r>
      <w:r w:rsidRPr="50C094D0" w:rsidR="178B0CBF">
        <w:rPr>
          <w:rFonts w:ascii="Cambria" w:hAnsi="Cambria" w:eastAsia="Cambria" w:cs="Cambria"/>
          <w:color w:val="000000" w:themeColor="text1"/>
        </w:rPr>
        <w:t>the 'Finish</w:t>
      </w:r>
      <w:r w:rsidRPr="50C094D0">
        <w:rPr>
          <w:rFonts w:ascii="Cambria" w:hAnsi="Cambria" w:eastAsia="Cambria" w:cs="Cambria"/>
          <w:color w:val="000000" w:themeColor="text1"/>
        </w:rPr>
        <w:t>' button to import the cartridges.</w:t>
      </w:r>
    </w:p>
    <w:p w:rsidR="3A889CFB" w:rsidP="50C094D0" w:rsidRDefault="3A889CFB" w14:paraId="1CB1A863" w14:textId="33608F75">
      <w:pPr>
        <w:pStyle w:val="ListParagraph"/>
        <w:numPr>
          <w:ilvl w:val="0"/>
          <w:numId w:val="7"/>
        </w:numPr>
        <w:spacing w:after="200"/>
        <w:jc w:val="both"/>
        <w:rPr>
          <w:rFonts w:ascii="Cambria" w:hAnsi="Cambria" w:eastAsia="Cambria" w:cs="Cambria"/>
          <w:color w:val="000000" w:themeColor="text1"/>
        </w:rPr>
      </w:pPr>
      <w:commentRangeStart w:id="24"/>
      <w:commentRangeStart w:id="1903517758"/>
      <w:r w:rsidRPr="64B9FE59" w:rsidR="747AB2B7">
        <w:rPr>
          <w:rFonts w:ascii="Cambria" w:hAnsi="Cambria" w:eastAsia="Cambria" w:cs="Cambria"/>
          <w:color w:val="000000" w:themeColor="text1" w:themeTint="FF" w:themeShade="FF"/>
        </w:rPr>
        <w:t xml:space="preserve">UX </w:t>
      </w:r>
      <w:r w:rsidRPr="64B9FE59" w:rsidR="3A889CFB">
        <w:rPr>
          <w:rFonts w:ascii="Cambria" w:hAnsi="Cambria" w:eastAsia="Cambria" w:cs="Cambria"/>
          <w:color w:val="000000" w:themeColor="text1" w:themeTint="FF" w:themeShade="FF"/>
        </w:rPr>
        <w:t xml:space="preserve">Studio </w:t>
      </w:r>
      <w:commentRangeEnd w:id="24"/>
      <w:r>
        <w:rPr>
          <w:rStyle w:val="CommentReference"/>
        </w:rPr>
        <w:commentReference w:id="24"/>
      </w:r>
      <w:commentRangeEnd w:id="1903517758"/>
      <w:r>
        <w:rPr>
          <w:rStyle w:val="CommentReference"/>
        </w:rPr>
        <w:commentReference w:id="1903517758"/>
      </w:r>
      <w:r w:rsidRPr="64B9FE59" w:rsidR="3A889CFB">
        <w:rPr>
          <w:rFonts w:ascii="Cambria" w:hAnsi="Cambria" w:eastAsia="Cambria" w:cs="Cambria"/>
          <w:color w:val="000000" w:themeColor="text1" w:themeTint="FF" w:themeShade="FF"/>
        </w:rPr>
        <w:t xml:space="preserve">will now ask you if you want to link the cartridge to your active </w:t>
      </w:r>
      <w:r w:rsidRPr="64B9FE59" w:rsidR="4BC4F3D2">
        <w:rPr>
          <w:rFonts w:ascii="Cambria" w:hAnsi="Cambria" w:eastAsia="Cambria" w:cs="Cambria"/>
          <w:color w:val="000000" w:themeColor="text1" w:themeTint="FF" w:themeShade="FF"/>
        </w:rPr>
        <w:t>Digital Server</w:t>
      </w:r>
      <w:r w:rsidRPr="64B9FE59" w:rsidR="3A889CFB">
        <w:rPr>
          <w:rFonts w:ascii="Cambria" w:hAnsi="Cambria" w:eastAsia="Cambria" w:cs="Cambria"/>
          <w:color w:val="000000" w:themeColor="text1" w:themeTint="FF" w:themeShade="FF"/>
        </w:rPr>
        <w:t xml:space="preserve"> connection. Click on </w:t>
      </w:r>
      <w:r w:rsidRPr="64B9FE59" w:rsidR="00A53925">
        <w:rPr>
          <w:rFonts w:ascii="Cambria" w:hAnsi="Cambria" w:eastAsia="Cambria" w:cs="Cambria"/>
          <w:color w:val="000000" w:themeColor="text1" w:themeTint="FF" w:themeShade="FF"/>
        </w:rPr>
        <w:t>‘</w:t>
      </w:r>
      <w:r w:rsidRPr="64B9FE59" w:rsidR="3A889CFB">
        <w:rPr>
          <w:rFonts w:ascii="Cambria" w:hAnsi="Cambria" w:eastAsia="Cambria" w:cs="Cambria"/>
          <w:color w:val="000000" w:themeColor="text1" w:themeTint="FF" w:themeShade="FF"/>
        </w:rPr>
        <w:t>yes</w:t>
      </w:r>
      <w:r w:rsidRPr="64B9FE59" w:rsidR="00A53925">
        <w:rPr>
          <w:rFonts w:ascii="Cambria" w:hAnsi="Cambria" w:eastAsia="Cambria" w:cs="Cambria"/>
          <w:color w:val="000000" w:themeColor="text1" w:themeTint="FF" w:themeShade="FF"/>
        </w:rPr>
        <w:t>’</w:t>
      </w:r>
      <w:r w:rsidRPr="64B9FE59" w:rsidR="3A889CFB">
        <w:rPr>
          <w:rFonts w:ascii="Cambria" w:hAnsi="Cambria" w:eastAsia="Cambria" w:cs="Cambria"/>
          <w:color w:val="000000" w:themeColor="text1" w:themeTint="FF" w:themeShade="FF"/>
        </w:rPr>
        <w:t xml:space="preserve"> or manually link the cartridge to your server by checking the project under project references in the server connection properties.</w:t>
      </w:r>
    </w:p>
    <w:p w:rsidR="59107F42" w:rsidP="50C094D0" w:rsidRDefault="59107F42" w14:paraId="28B32714" w14:textId="2A96EE4D">
      <w:pPr>
        <w:pStyle w:val="ListParagraph"/>
        <w:numPr>
          <w:ilvl w:val="0"/>
          <w:numId w:val="7"/>
        </w:numPr>
        <w:spacing w:after="200"/>
        <w:jc w:val="both"/>
        <w:rPr>
          <w:rFonts w:ascii="Cambria" w:hAnsi="Cambria" w:eastAsia="Cambria" w:cs="Cambria"/>
          <w:color w:val="000000" w:themeColor="text1"/>
        </w:rPr>
      </w:pPr>
      <w:r w:rsidRPr="64B9FE59" w:rsidR="59107F42">
        <w:rPr>
          <w:rFonts w:ascii="Cambria" w:hAnsi="Cambria" w:eastAsia="Cambria" w:cs="Cambria"/>
          <w:color w:val="000000" w:themeColor="text1" w:themeTint="FF" w:themeShade="FF"/>
        </w:rPr>
        <w:t>Wait until</w:t>
      </w:r>
      <w:r w:rsidRPr="64B9FE59" w:rsidR="675F55C5">
        <w:rPr>
          <w:rFonts w:ascii="Cambria" w:hAnsi="Cambria" w:eastAsia="Cambria" w:cs="Cambria"/>
          <w:color w:val="000000" w:themeColor="text1" w:themeTint="FF" w:themeShade="FF"/>
        </w:rPr>
        <w:t xml:space="preserve"> UX</w:t>
      </w:r>
      <w:r w:rsidRPr="64B9FE59" w:rsidR="59107F42">
        <w:rPr>
          <w:rFonts w:ascii="Cambria" w:hAnsi="Cambria" w:eastAsia="Cambria" w:cs="Cambria"/>
          <w:color w:val="000000" w:themeColor="text1" w:themeTint="FF" w:themeShade="FF"/>
        </w:rPr>
        <w:t xml:space="preserve"> </w:t>
      </w:r>
      <w:commentRangeStart w:id="27"/>
      <w:commentRangeStart w:id="1368804406"/>
      <w:r w:rsidRPr="64B9FE59" w:rsidR="59107F42">
        <w:rPr>
          <w:rFonts w:ascii="Cambria" w:hAnsi="Cambria" w:eastAsia="Cambria" w:cs="Cambria"/>
          <w:color w:val="000000" w:themeColor="text1" w:themeTint="FF" w:themeShade="FF"/>
        </w:rPr>
        <w:t xml:space="preserve">Studio </w:t>
      </w:r>
      <w:commentRangeEnd w:id="27"/>
      <w:r>
        <w:rPr>
          <w:rStyle w:val="CommentReference"/>
        </w:rPr>
        <w:commentReference w:id="27"/>
      </w:r>
      <w:commentRangeEnd w:id="1368804406"/>
      <w:r>
        <w:rPr>
          <w:rStyle w:val="CommentReference"/>
        </w:rPr>
        <w:commentReference w:id="1368804406"/>
      </w:r>
      <w:r w:rsidRPr="64B9FE59" w:rsidR="59107F42">
        <w:rPr>
          <w:rFonts w:ascii="Cambria" w:hAnsi="Cambria" w:eastAsia="Cambria" w:cs="Cambria"/>
          <w:color w:val="000000" w:themeColor="text1" w:themeTint="FF" w:themeShade="FF"/>
        </w:rPr>
        <w:t>completes</w:t>
      </w:r>
      <w:r w:rsidRPr="64B9FE59" w:rsidR="00A53925">
        <w:rPr>
          <w:rFonts w:ascii="Cambria" w:hAnsi="Cambria" w:eastAsia="Cambria" w:cs="Cambria"/>
          <w:color w:val="000000" w:themeColor="text1" w:themeTint="FF" w:themeShade="FF"/>
        </w:rPr>
        <w:t xml:space="preserve"> the</w:t>
      </w:r>
      <w:r w:rsidRPr="64B9FE59" w:rsidR="59107F42">
        <w:rPr>
          <w:rFonts w:ascii="Cambria" w:hAnsi="Cambria" w:eastAsia="Cambria" w:cs="Cambria"/>
          <w:color w:val="000000" w:themeColor="text1" w:themeTint="FF" w:themeShade="FF"/>
        </w:rPr>
        <w:t xml:space="preserve"> workspace build and uploads </w:t>
      </w:r>
      <w:r w:rsidRPr="64B9FE59" w:rsidR="00A53925">
        <w:rPr>
          <w:rFonts w:ascii="Cambria" w:hAnsi="Cambria" w:eastAsia="Cambria" w:cs="Cambria"/>
          <w:color w:val="000000" w:themeColor="text1" w:themeTint="FF" w:themeShade="FF"/>
        </w:rPr>
        <w:t xml:space="preserve">the </w:t>
      </w:r>
      <w:r w:rsidRPr="64B9FE59" w:rsidR="59107F42">
        <w:rPr>
          <w:rFonts w:ascii="Cambria" w:hAnsi="Cambria" w:eastAsia="Cambria" w:cs="Cambria"/>
          <w:color w:val="000000" w:themeColor="text1" w:themeTint="FF" w:themeShade="FF"/>
        </w:rPr>
        <w:t xml:space="preserve">source </w:t>
      </w:r>
      <w:r w:rsidRPr="64B9FE59" w:rsidR="59107F42">
        <w:rPr>
          <w:rFonts w:ascii="Cambria" w:hAnsi="Cambria" w:eastAsia="Cambria" w:cs="Cambria"/>
          <w:color w:val="000000" w:themeColor="text1" w:themeTint="FF" w:themeShade="FF"/>
        </w:rPr>
        <w:t>codes</w:t>
      </w:r>
      <w:r w:rsidRPr="64B9FE59" w:rsidR="59107F42">
        <w:rPr>
          <w:rFonts w:ascii="Cambria" w:hAnsi="Cambria" w:eastAsia="Cambria" w:cs="Cambria"/>
          <w:color w:val="000000" w:themeColor="text1" w:themeTint="FF" w:themeShade="FF"/>
        </w:rPr>
        <w:t xml:space="preserve"> to the sandbox</w:t>
      </w:r>
      <w:r w:rsidRPr="64B9FE59" w:rsidR="59107F42">
        <w:rPr>
          <w:rFonts w:ascii="Cambria" w:hAnsi="Cambria" w:eastAsia="Cambria" w:cs="Cambria"/>
          <w:color w:val="000000" w:themeColor="text1" w:themeTint="FF" w:themeShade="FF"/>
        </w:rPr>
        <w:t xml:space="preserve">.  </w:t>
      </w:r>
    </w:p>
    <w:p w:rsidR="22237087" w:rsidP="50C094D0" w:rsidRDefault="22237087" w14:paraId="6DD196E3" w14:textId="30DE3B63">
      <w:pPr>
        <w:pStyle w:val="Heading2"/>
        <w:rPr>
          <w:rFonts w:ascii="Cambria" w:hAnsi="Cambria" w:eastAsia="Cambria" w:cs="Cambria"/>
          <w:b w:val="1"/>
          <w:bCs w:val="1"/>
          <w:sz w:val="24"/>
          <w:szCs w:val="24"/>
        </w:rPr>
      </w:pPr>
      <w:bookmarkStart w:name="_Toc1146855436" w:id="1896090448"/>
      <w:r w:rsidRPr="64B9FE59" w:rsidR="22237087">
        <w:rPr>
          <w:rFonts w:ascii="Cambria" w:hAnsi="Cambria" w:eastAsia="Cambria" w:cs="Cambria"/>
          <w:b w:val="1"/>
          <w:bCs w:val="1"/>
        </w:rPr>
        <w:t>3</w:t>
      </w:r>
      <w:r w:rsidRPr="64B9FE59" w:rsidR="1D5249D7">
        <w:rPr>
          <w:rFonts w:ascii="Cambria" w:hAnsi="Cambria" w:eastAsia="Cambria" w:cs="Cambria"/>
          <w:b w:val="1"/>
          <w:bCs w:val="1"/>
        </w:rPr>
        <w:t>.2 Assign cartridge to Business Manager</w:t>
      </w:r>
      <w:bookmarkEnd w:id="1896090448"/>
    </w:p>
    <w:p w:rsidR="50C094D0" w:rsidP="50C094D0" w:rsidRDefault="50C094D0" w14:paraId="25733485" w14:textId="4C8400DD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5B1C905E" w:rsidP="50C094D0" w:rsidRDefault="5B1C905E" w14:paraId="09FF3A70" w14:textId="4C314DF4">
      <w:pPr>
        <w:pStyle w:val="NoSpacing"/>
        <w:rPr>
          <w:rFonts w:ascii="Cambria" w:hAnsi="Cambria" w:eastAsia="Cambria" w:cs="Cambria"/>
          <w:sz w:val="24"/>
          <w:szCs w:val="24"/>
        </w:rPr>
      </w:pPr>
      <w:r w:rsidRPr="50C094D0">
        <w:rPr>
          <w:rFonts w:ascii="Cambria" w:hAnsi="Cambria" w:eastAsia="Cambria" w:cs="Cambria"/>
          <w:sz w:val="24"/>
          <w:szCs w:val="24"/>
        </w:rPr>
        <w:t>Log into Business Manager</w:t>
      </w:r>
    </w:p>
    <w:p w:rsidR="50C094D0" w:rsidP="50C094D0" w:rsidRDefault="50C094D0" w14:paraId="29497DA1" w14:textId="601E773E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5B1C905E" w:rsidP="50C094D0" w:rsidRDefault="5B1C905E" w14:paraId="095A051B" w14:textId="2952432E">
      <w:pPr>
        <w:pStyle w:val="NoSpacing"/>
        <w:rPr>
          <w:rFonts w:ascii="Cambria" w:hAnsi="Cambria" w:eastAsia="Cambria" w:cs="Cambria"/>
          <w:sz w:val="24"/>
          <w:szCs w:val="24"/>
        </w:rPr>
      </w:pPr>
      <w:r w:rsidRPr="50C094D0">
        <w:rPr>
          <w:rFonts w:ascii="Cambria" w:hAnsi="Cambria" w:eastAsia="Cambria" w:cs="Cambria"/>
          <w:sz w:val="24"/>
          <w:szCs w:val="24"/>
        </w:rPr>
        <w:t xml:space="preserve">Go to </w:t>
      </w:r>
      <w:r w:rsidRPr="50C094D0">
        <w:rPr>
          <w:rFonts w:ascii="Cambria" w:hAnsi="Cambria" w:eastAsia="Cambria" w:cs="Cambria"/>
          <w:b/>
          <w:bCs/>
          <w:i/>
          <w:iCs/>
          <w:sz w:val="24"/>
          <w:szCs w:val="24"/>
        </w:rPr>
        <w:t>Administration &gt; Sites &gt; Manage Sites &gt; Select</w:t>
      </w:r>
      <w:r w:rsidRPr="50C094D0">
        <w:rPr>
          <w:rFonts w:ascii="Cambria" w:hAnsi="Cambria" w:eastAsia="Cambria" w:cs="Cambria"/>
          <w:sz w:val="24"/>
          <w:szCs w:val="24"/>
        </w:rPr>
        <w:t xml:space="preserve"> your site from the list “Storefront Sites”. </w:t>
      </w:r>
    </w:p>
    <w:p w:rsidR="50C094D0" w:rsidP="50C094D0" w:rsidRDefault="50C094D0" w14:paraId="489B538B" w14:textId="27A20529">
      <w:pPr>
        <w:pStyle w:val="NoSpacing"/>
        <w:rPr>
          <w:rFonts w:ascii="Cambria" w:hAnsi="Cambria" w:eastAsia="Cambria" w:cs="Cambria"/>
        </w:rPr>
      </w:pPr>
    </w:p>
    <w:p w:rsidR="48C1B041" w:rsidP="50C094D0" w:rsidRDefault="48C1B041" w14:paraId="1E01FCF7" w14:textId="43E8760E">
      <w:pPr>
        <w:spacing w:after="200"/>
        <w:jc w:val="both"/>
        <w:rPr>
          <w:rFonts w:ascii="Cambria" w:hAnsi="Cambria" w:eastAsia="Cambria" w:cs="Cambria"/>
          <w:color w:val="000000" w:themeColor="text1"/>
        </w:rPr>
      </w:pPr>
      <w:r w:rsidR="48C1B041">
        <w:drawing>
          <wp:inline wp14:editId="201C2DD9" wp14:anchorId="5D67F3C5">
            <wp:extent cx="6134102" cy="2287508"/>
            <wp:effectExtent l="0" t="0" r="0" b="0"/>
            <wp:docPr id="794327733" name="Picture 7943277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94327733"/>
                    <pic:cNvPicPr/>
                  </pic:nvPicPr>
                  <pic:blipFill>
                    <a:blip r:embed="R5e4c3db369444ed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4102" cy="228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4B9FE59" w:rsidR="3470C75D">
        <w:rPr>
          <w:rFonts w:ascii="Cambria" w:hAnsi="Cambria" w:eastAsia="Cambria" w:cs="Cambria"/>
          <w:color w:val="000000" w:themeColor="text1" w:themeTint="FF" w:themeShade="FF"/>
        </w:rPr>
        <w:t xml:space="preserve">Select the </w:t>
      </w:r>
      <w:r w:rsidRPr="64B9FE59" w:rsidR="3470C75D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>Settings</w:t>
      </w:r>
      <w:r w:rsidRPr="64B9FE59" w:rsidR="3470C75D">
        <w:rPr>
          <w:rFonts w:ascii="Cambria" w:hAnsi="Cambria" w:eastAsia="Cambria" w:cs="Cambria"/>
          <w:i w:val="1"/>
          <w:iCs w:val="1"/>
          <w:color w:val="000000" w:themeColor="text1" w:themeTint="FF" w:themeShade="FF"/>
        </w:rPr>
        <w:t xml:space="preserve"> </w:t>
      </w:r>
      <w:r w:rsidRPr="64B9FE59" w:rsidR="3470C75D">
        <w:rPr>
          <w:rFonts w:ascii="Cambria" w:hAnsi="Cambria" w:eastAsia="Cambria" w:cs="Cambria"/>
          <w:color w:val="000000" w:themeColor="text1" w:themeTint="FF" w:themeShade="FF"/>
        </w:rPr>
        <w:t>tab</w:t>
      </w:r>
      <w:r w:rsidRPr="64B9FE59" w:rsidR="3470C75D">
        <w:rPr>
          <w:rFonts w:ascii="Cambria" w:hAnsi="Cambria" w:eastAsia="Cambria" w:cs="Cambria"/>
          <w:color w:val="000000" w:themeColor="text1" w:themeTint="FF" w:themeShade="FF"/>
        </w:rPr>
        <w:t xml:space="preserve"> </w:t>
      </w:r>
    </w:p>
    <w:p w:rsidR="68359C94" w:rsidP="50C094D0" w:rsidRDefault="68359C94" w14:paraId="6CF897D3" w14:textId="1D778FEC">
      <w:pPr>
        <w:pStyle w:val="NoSpacing"/>
        <w:rPr>
          <w:rFonts w:ascii="Cambria" w:hAnsi="Cambria" w:eastAsia="Cambria" w:cs="Cambria"/>
          <w:sz w:val="24"/>
          <w:szCs w:val="24"/>
        </w:rPr>
      </w:pPr>
      <w:r w:rsidRPr="64B9FE59" w:rsidR="68359C94">
        <w:rPr>
          <w:rFonts w:ascii="Cambria" w:hAnsi="Cambria" w:eastAsia="Cambria" w:cs="Cambria"/>
          <w:sz w:val="24"/>
          <w:szCs w:val="24"/>
        </w:rPr>
        <w:t xml:space="preserve">Add </w:t>
      </w:r>
      <w:r w:rsidRPr="64B9FE59" w:rsidR="3BC56583">
        <w:rPr>
          <w:rFonts w:ascii="Cambria" w:hAnsi="Cambria" w:eastAsia="Cambria" w:cs="Cambria"/>
          <w:b w:val="1"/>
          <w:bCs w:val="1"/>
          <w:i w:val="1"/>
          <w:iCs w:val="1"/>
          <w:sz w:val="24"/>
          <w:szCs w:val="24"/>
        </w:rPr>
        <w:t>int_prefixbox_ai_search</w:t>
      </w:r>
      <w:r w:rsidRPr="64B9FE59" w:rsidR="3BC56583">
        <w:rPr>
          <w:rFonts w:ascii="Cambria" w:hAnsi="Cambria" w:eastAsia="Cambria" w:cs="Cambria"/>
          <w:sz w:val="24"/>
          <w:szCs w:val="24"/>
        </w:rPr>
        <w:t xml:space="preserve">, </w:t>
      </w:r>
      <w:r w:rsidRPr="64B9FE59" w:rsidR="68359C94">
        <w:rPr>
          <w:rFonts w:ascii="Cambria" w:hAnsi="Cambria" w:eastAsia="Cambria" w:cs="Cambria"/>
          <w:b w:val="1"/>
          <w:bCs w:val="1"/>
          <w:i w:val="1"/>
          <w:iCs w:val="1"/>
          <w:sz w:val="24"/>
          <w:szCs w:val="24"/>
        </w:rPr>
        <w:t>int_prefixbox_ai_search_sfra</w:t>
      </w:r>
      <w:r w:rsidRPr="64B9FE59" w:rsidR="68359C94">
        <w:rPr>
          <w:rFonts w:ascii="Cambria" w:hAnsi="Cambria" w:eastAsia="Cambria" w:cs="Cambria"/>
          <w:sz w:val="24"/>
          <w:szCs w:val="24"/>
        </w:rPr>
        <w:t xml:space="preserve"> and </w:t>
      </w:r>
      <w:r w:rsidRPr="64B9FE59" w:rsidR="68359C94">
        <w:rPr>
          <w:rFonts w:ascii="Cambria" w:hAnsi="Cambria" w:eastAsia="Cambria" w:cs="Cambria"/>
          <w:b w:val="1"/>
          <w:bCs w:val="1"/>
          <w:i w:val="1"/>
          <w:iCs w:val="1"/>
          <w:sz w:val="24"/>
          <w:szCs w:val="24"/>
        </w:rPr>
        <w:t>int_prefixbox_ai_search_changes</w:t>
      </w:r>
      <w:r w:rsidRPr="64B9FE59" w:rsidR="68359C94">
        <w:rPr>
          <w:rFonts w:ascii="Cambria" w:hAnsi="Cambria" w:eastAsia="Cambria" w:cs="Cambria"/>
          <w:sz w:val="24"/>
          <w:szCs w:val="24"/>
        </w:rPr>
        <w:t xml:space="preserve"> to the beginning of the cartridge path.</w:t>
      </w:r>
    </w:p>
    <w:p w:rsidR="64B9FE59" w:rsidP="64B9FE59" w:rsidRDefault="64B9FE59" w14:paraId="04B24FFB" w14:textId="21F461BE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2CB90185" w:rsidP="64B9FE59" w:rsidRDefault="2CB90185" w14:paraId="605B5785" w14:textId="7552E0C9">
      <w:pPr>
        <w:pStyle w:val="NoSpacing"/>
        <w:rPr>
          <w:rFonts w:ascii="Cambria" w:hAnsi="Cambria" w:eastAsia="Cambria" w:cs="Cambria"/>
          <w:sz w:val="24"/>
          <w:szCs w:val="24"/>
        </w:rPr>
      </w:pPr>
      <w:r w:rsidRPr="64B9FE59" w:rsidR="2CB90185">
        <w:rPr>
          <w:rFonts w:ascii="Cambria" w:hAnsi="Cambria" w:eastAsia="Cambria" w:cs="Cambria"/>
          <w:sz w:val="24"/>
          <w:szCs w:val="24"/>
        </w:rPr>
        <w:t xml:space="preserve">Make sure </w:t>
      </w:r>
      <w:r w:rsidRPr="64B9FE59" w:rsidR="2CB90185">
        <w:rPr>
          <w:rFonts w:ascii="Cambria" w:hAnsi="Cambria" w:eastAsia="Cambria" w:cs="Cambria"/>
          <w:sz w:val="24"/>
          <w:szCs w:val="24"/>
        </w:rPr>
        <w:t>it is</w:t>
      </w:r>
      <w:r w:rsidRPr="64B9FE59" w:rsidR="2CB90185">
        <w:rPr>
          <w:rFonts w:ascii="Cambria" w:hAnsi="Cambria" w:eastAsia="Cambria" w:cs="Cambria"/>
          <w:sz w:val="24"/>
          <w:szCs w:val="24"/>
        </w:rPr>
        <w:t xml:space="preserve"> ordered in the following way:</w:t>
      </w:r>
    </w:p>
    <w:p w:rsidR="50C094D0" w:rsidP="50C094D0" w:rsidRDefault="50C094D0" w14:paraId="6FBB145A" w14:textId="2B2C8392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68ADB476" w:rsidP="50C094D0" w:rsidRDefault="68ADB476" w14:paraId="4FEA3CBE" w14:textId="22563322">
      <w:pPr>
        <w:pStyle w:val="NoSpacing"/>
        <w:rPr>
          <w:rFonts w:ascii="Cambria" w:hAnsi="Cambria" w:eastAsia="Cambria" w:cs="Cambria"/>
          <w:sz w:val="24"/>
          <w:szCs w:val="24"/>
        </w:rPr>
      </w:pPr>
      <w:r w:rsidRPr="64B9FE59" w:rsidR="68ADB476">
        <w:rPr>
          <w:rFonts w:ascii="Cambria" w:hAnsi="Cambria" w:eastAsia="Cambria" w:cs="Cambria"/>
          <w:sz w:val="24"/>
          <w:szCs w:val="24"/>
        </w:rPr>
        <w:t>int_prefixbox_ai_search:int_</w:t>
      </w:r>
      <w:commentRangeStart w:id="33"/>
      <w:commentRangeStart w:id="2003178158"/>
      <w:r w:rsidRPr="64B9FE59" w:rsidR="68ADB476">
        <w:rPr>
          <w:rFonts w:ascii="Cambria" w:hAnsi="Cambria" w:eastAsia="Cambria" w:cs="Cambria"/>
          <w:sz w:val="24"/>
          <w:szCs w:val="24"/>
        </w:rPr>
        <w:t>prefixbox_ai_search_sfra:int_prefixbox_ai_search_sfra_changes</w:t>
      </w:r>
      <w:commentRangeEnd w:id="33"/>
      <w:r>
        <w:rPr>
          <w:rStyle w:val="CommentReference"/>
        </w:rPr>
        <w:commentReference w:id="33"/>
      </w:r>
      <w:commentRangeEnd w:id="2003178158"/>
      <w:r>
        <w:rPr>
          <w:rStyle w:val="CommentReference"/>
        </w:rPr>
        <w:commentReference w:id="2003178158"/>
      </w:r>
    </w:p>
    <w:p w:rsidR="6C928054" w:rsidP="50C094D0" w:rsidRDefault="6C928054" w14:paraId="62A0D660" w14:textId="4F857017">
      <w:pPr>
        <w:spacing w:after="200"/>
        <w:jc w:val="both"/>
        <w:rPr>
          <w:rFonts w:ascii="Cambria" w:hAnsi="Cambria" w:eastAsia="Cambria" w:cs="Cambria"/>
        </w:rPr>
      </w:pPr>
      <w:r>
        <w:rPr>
          <w:noProof/>
        </w:rPr>
        <w:drawing>
          <wp:inline distT="0" distB="0" distL="0" distR="0" wp14:anchorId="361EC96F" wp14:editId="5DD6CF6D">
            <wp:extent cx="6086475" cy="2421910"/>
            <wp:effectExtent l="0" t="0" r="0" b="0"/>
            <wp:docPr id="1795303094" name="Picture 1795303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4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48" w:rsidP="50C094D0" w:rsidRDefault="00C71148" w14:paraId="1B54C1CE" w14:textId="77777777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44E25926" w:rsidP="50C094D0" w:rsidRDefault="44E25926" w14:paraId="270C656B" w14:textId="23660183">
      <w:pPr>
        <w:pStyle w:val="NoSpacing"/>
        <w:rPr>
          <w:rFonts w:ascii="Cambria" w:hAnsi="Cambria" w:eastAsia="Cambria" w:cs="Cambria"/>
          <w:sz w:val="24"/>
          <w:szCs w:val="24"/>
        </w:rPr>
      </w:pPr>
      <w:r w:rsidRPr="64B9FE59" w:rsidR="44E25926">
        <w:rPr>
          <w:rFonts w:ascii="Cambria" w:hAnsi="Cambria" w:eastAsia="Cambria" w:cs="Cambria"/>
          <w:sz w:val="24"/>
          <w:szCs w:val="24"/>
        </w:rPr>
        <w:t xml:space="preserve">Click </w:t>
      </w:r>
      <w:r w:rsidRPr="64B9FE59" w:rsidR="00274B37">
        <w:rPr>
          <w:rFonts w:ascii="Cambria" w:hAnsi="Cambria" w:eastAsia="Cambria" w:cs="Cambria"/>
          <w:sz w:val="24"/>
          <w:szCs w:val="24"/>
        </w:rPr>
        <w:t>‘</w:t>
      </w:r>
      <w:r w:rsidRPr="64B9FE59" w:rsidR="44E25926">
        <w:rPr>
          <w:rFonts w:ascii="Cambria" w:hAnsi="Cambria" w:eastAsia="Cambria" w:cs="Cambria"/>
          <w:sz w:val="24"/>
          <w:szCs w:val="24"/>
        </w:rPr>
        <w:t>Apply</w:t>
      </w:r>
      <w:r w:rsidRPr="64B9FE59" w:rsidR="00274B37">
        <w:rPr>
          <w:rFonts w:ascii="Cambria" w:hAnsi="Cambria" w:eastAsia="Cambria" w:cs="Cambria"/>
          <w:sz w:val="24"/>
          <w:szCs w:val="24"/>
        </w:rPr>
        <w:t>’.</w:t>
      </w:r>
      <w:r w:rsidRPr="64B9FE59" w:rsidR="44E25926">
        <w:rPr>
          <w:rFonts w:ascii="Cambria" w:hAnsi="Cambria" w:eastAsia="Cambria" w:cs="Cambria"/>
          <w:sz w:val="24"/>
          <w:szCs w:val="24"/>
        </w:rPr>
        <w:t xml:space="preserve"> </w:t>
      </w:r>
    </w:p>
    <w:p w:rsidR="50C094D0" w:rsidP="50C094D0" w:rsidRDefault="50C094D0" w14:paraId="34DD3C02" w14:textId="73552C5B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60921C5B" w:rsidP="50C094D0" w:rsidRDefault="60921C5B" w14:paraId="0900D9A7" w14:textId="0322215F">
      <w:pPr>
        <w:pStyle w:val="NoSpacing"/>
        <w:rPr>
          <w:rFonts w:ascii="Cambria" w:hAnsi="Cambria" w:eastAsia="Cambria" w:cs="Cambria"/>
          <w:sz w:val="24"/>
          <w:szCs w:val="24"/>
        </w:rPr>
      </w:pPr>
      <w:r w:rsidRPr="64B9FE59" w:rsidR="60921C5B">
        <w:rPr>
          <w:rFonts w:ascii="Cambria" w:hAnsi="Cambria" w:eastAsia="Cambria" w:cs="Cambria"/>
          <w:sz w:val="24"/>
          <w:szCs w:val="24"/>
        </w:rPr>
        <w:t xml:space="preserve">Go to </w:t>
      </w:r>
      <w:r w:rsidRPr="64B9FE59" w:rsidR="60921C5B">
        <w:rPr>
          <w:rFonts w:ascii="Cambria" w:hAnsi="Cambria" w:eastAsia="Cambria" w:cs="Cambria"/>
          <w:b w:val="1"/>
          <w:bCs w:val="1"/>
          <w:i w:val="1"/>
          <w:iCs w:val="1"/>
          <w:sz w:val="24"/>
          <w:szCs w:val="24"/>
        </w:rPr>
        <w:t>Administration &gt; Sites -&gt; Manage Sites &gt; Business Manager Site</w:t>
      </w:r>
      <w:r w:rsidRPr="64B9FE59" w:rsidR="60921C5B">
        <w:rPr>
          <w:rFonts w:ascii="Cambria" w:hAnsi="Cambria" w:eastAsia="Cambria" w:cs="Cambria"/>
          <w:sz w:val="24"/>
          <w:szCs w:val="24"/>
        </w:rPr>
        <w:t xml:space="preserve"> &gt; </w:t>
      </w:r>
      <w:r w:rsidRPr="64B9FE59" w:rsidR="60921C5B">
        <w:rPr>
          <w:rFonts w:ascii="Cambria" w:hAnsi="Cambria" w:eastAsia="Cambria" w:cs="Cambria"/>
          <w:b w:val="1"/>
          <w:bCs w:val="1"/>
          <w:i w:val="1"/>
          <w:iCs w:val="1"/>
          <w:sz w:val="24"/>
          <w:szCs w:val="24"/>
        </w:rPr>
        <w:t>Manage the Business Manager site.</w:t>
      </w:r>
    </w:p>
    <w:p w:rsidR="72187EBF" w:rsidP="50C094D0" w:rsidRDefault="72187EBF" w14:paraId="74117FE0" w14:textId="798D020A">
      <w:pPr>
        <w:pStyle w:val="NoSpacing"/>
      </w:pPr>
      <w:r>
        <w:rPr>
          <w:noProof/>
        </w:rPr>
        <w:drawing>
          <wp:inline distT="0" distB="0" distL="0" distR="0" wp14:anchorId="46D2A5AD" wp14:editId="1770CF8B">
            <wp:extent cx="6143625" cy="1830289"/>
            <wp:effectExtent l="0" t="0" r="0" b="0"/>
            <wp:docPr id="37275852" name="Picture 37275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83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70C75D" w:rsidP="50C094D0" w:rsidRDefault="3470C75D" w14:paraId="17DD1842" w14:textId="3213A388">
      <w:pPr>
        <w:pStyle w:val="NoSpacing"/>
        <w:rPr>
          <w:rFonts w:ascii="Cambria" w:hAnsi="Cambria" w:eastAsia="Cambria" w:cs="Cambria"/>
          <w:sz w:val="24"/>
          <w:szCs w:val="24"/>
        </w:rPr>
      </w:pPr>
      <w:r w:rsidRPr="64B9FE59" w:rsidR="3470C75D">
        <w:rPr>
          <w:rFonts w:ascii="Cambria" w:hAnsi="Cambria" w:eastAsia="Cambria" w:cs="Cambria"/>
          <w:sz w:val="24"/>
          <w:szCs w:val="24"/>
        </w:rPr>
        <w:t>Add</w:t>
      </w:r>
      <w:r w:rsidRPr="64B9FE59" w:rsidR="2407EDF0">
        <w:rPr>
          <w:rFonts w:ascii="Cambria" w:hAnsi="Cambria" w:eastAsia="Cambria" w:cs="Cambria"/>
          <w:sz w:val="24"/>
          <w:szCs w:val="24"/>
        </w:rPr>
        <w:t xml:space="preserve"> </w:t>
      </w:r>
      <w:r w:rsidRPr="64B9FE59" w:rsidR="3470C75D">
        <w:rPr>
          <w:rFonts w:ascii="Cambria" w:hAnsi="Cambria" w:eastAsia="Cambria" w:cs="Cambria"/>
          <w:b w:val="1"/>
          <w:bCs w:val="1"/>
          <w:i w:val="1"/>
          <w:iCs w:val="1"/>
          <w:sz w:val="24"/>
          <w:szCs w:val="24"/>
        </w:rPr>
        <w:t>bm_prefixbox_ai_search</w:t>
      </w:r>
      <w:r w:rsidRPr="64B9FE59" w:rsidR="3470C75D">
        <w:rPr>
          <w:rFonts w:ascii="Cambria" w:hAnsi="Cambria" w:eastAsia="Cambria" w:cs="Cambria"/>
          <w:sz w:val="24"/>
          <w:szCs w:val="24"/>
        </w:rPr>
        <w:t xml:space="preserve"> and </w:t>
      </w:r>
      <w:r w:rsidRPr="64B9FE59" w:rsidR="3470C75D">
        <w:rPr>
          <w:rFonts w:ascii="Cambria" w:hAnsi="Cambria" w:eastAsia="Cambria" w:cs="Cambria"/>
          <w:b w:val="1"/>
          <w:bCs w:val="1"/>
          <w:i w:val="1"/>
          <w:iCs w:val="1"/>
          <w:sz w:val="24"/>
          <w:szCs w:val="24"/>
        </w:rPr>
        <w:t>int_prefixbox_ai_search</w:t>
      </w:r>
      <w:r w:rsidRPr="64B9FE59" w:rsidR="3470C75D">
        <w:rPr>
          <w:rFonts w:ascii="Cambria" w:hAnsi="Cambria" w:eastAsia="Cambria" w:cs="Cambria"/>
          <w:sz w:val="24"/>
          <w:szCs w:val="24"/>
        </w:rPr>
        <w:t xml:space="preserve"> to the beginning of the cartridge path. </w:t>
      </w:r>
    </w:p>
    <w:p w:rsidR="64B9FE59" w:rsidP="64B9FE59" w:rsidRDefault="64B9FE59" w14:paraId="455D6000" w14:textId="2DD6480B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41693ABE" w:rsidP="64B9FE59" w:rsidRDefault="41693ABE" w14:paraId="46192A3D" w14:textId="7552E0C9">
      <w:pPr>
        <w:pStyle w:val="NoSpacing"/>
        <w:rPr>
          <w:rFonts w:ascii="Cambria" w:hAnsi="Cambria" w:eastAsia="Cambria" w:cs="Cambria"/>
          <w:sz w:val="24"/>
          <w:szCs w:val="24"/>
        </w:rPr>
      </w:pPr>
      <w:r w:rsidRPr="64B9FE59" w:rsidR="41693ABE">
        <w:rPr>
          <w:rFonts w:ascii="Cambria" w:hAnsi="Cambria" w:eastAsia="Cambria" w:cs="Cambria"/>
          <w:sz w:val="24"/>
          <w:szCs w:val="24"/>
        </w:rPr>
        <w:t>Make sure it is ordered in the following way:</w:t>
      </w:r>
    </w:p>
    <w:p w:rsidR="64B9FE59" w:rsidP="64B9FE59" w:rsidRDefault="64B9FE59" w14:paraId="7ED5C85E" w14:textId="43BB86EA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2885EB56" w:rsidP="50C094D0" w:rsidRDefault="2885EB56" w14:paraId="6A11523F" w14:textId="1EA0E7E9">
      <w:pPr>
        <w:pStyle w:val="NoSpacing"/>
        <w:rPr>
          <w:rFonts w:ascii="Cambria" w:hAnsi="Cambria" w:eastAsia="Cambria" w:cs="Cambria"/>
          <w:sz w:val="24"/>
          <w:szCs w:val="24"/>
        </w:rPr>
      </w:pPr>
      <w:r w:rsidRPr="64B9FE59" w:rsidR="2885EB56">
        <w:rPr>
          <w:rFonts w:ascii="Cambria" w:hAnsi="Cambria" w:eastAsia="Cambria" w:cs="Cambria"/>
          <w:sz w:val="24"/>
          <w:szCs w:val="24"/>
        </w:rPr>
        <w:t>int_prefixbox_ai_searc</w:t>
      </w:r>
      <w:commentRangeStart w:id="38"/>
      <w:commentRangeStart w:id="1246500019"/>
      <w:r w:rsidRPr="64B9FE59" w:rsidR="2885EB56">
        <w:rPr>
          <w:rFonts w:ascii="Cambria" w:hAnsi="Cambria" w:eastAsia="Cambria" w:cs="Cambria"/>
          <w:sz w:val="24"/>
          <w:szCs w:val="24"/>
        </w:rPr>
        <w:t>h:bm_prefixbox_ai_search</w:t>
      </w:r>
      <w:commentRangeEnd w:id="38"/>
      <w:r>
        <w:rPr>
          <w:rStyle w:val="CommentReference"/>
        </w:rPr>
        <w:commentReference w:id="38"/>
      </w:r>
      <w:commentRangeEnd w:id="1246500019"/>
      <w:r>
        <w:rPr>
          <w:rStyle w:val="CommentReference"/>
        </w:rPr>
        <w:commentReference w:id="1246500019"/>
      </w:r>
    </w:p>
    <w:p w:rsidR="50C094D0" w:rsidP="50C094D0" w:rsidRDefault="50C094D0" w14:paraId="08382241" w14:textId="6817A7F5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2885EB56" w:rsidP="50C094D0" w:rsidRDefault="2885EB56" w14:paraId="2B621A19" w14:textId="106337E6">
      <w:pPr>
        <w:pStyle w:val="NoSpacing"/>
      </w:pPr>
      <w:r>
        <w:rPr>
          <w:noProof/>
        </w:rPr>
        <w:drawing>
          <wp:inline distT="0" distB="0" distL="0" distR="0" wp14:anchorId="1BB286DB" wp14:editId="1F624153">
            <wp:extent cx="6162675" cy="2182614"/>
            <wp:effectExtent l="0" t="0" r="0" b="0"/>
            <wp:docPr id="164626973" name="Picture 164626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18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48" w:rsidP="50C094D0" w:rsidRDefault="00C71148" w14:paraId="1B11A115" w14:textId="77777777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3470C75D" w:rsidP="50C094D0" w:rsidRDefault="3470C75D" w14:paraId="0C4A2F89" w14:textId="1E3CBC54">
      <w:pPr>
        <w:pStyle w:val="NoSpacing"/>
        <w:rPr>
          <w:rFonts w:ascii="Cambria" w:hAnsi="Cambria" w:eastAsia="Cambria" w:cs="Cambria"/>
          <w:sz w:val="24"/>
          <w:szCs w:val="24"/>
        </w:rPr>
      </w:pPr>
      <w:r w:rsidRPr="64B9FE59" w:rsidR="3470C75D">
        <w:rPr>
          <w:rFonts w:ascii="Cambria" w:hAnsi="Cambria" w:eastAsia="Cambria" w:cs="Cambria"/>
          <w:sz w:val="24"/>
          <w:szCs w:val="24"/>
        </w:rPr>
        <w:t xml:space="preserve">Click </w:t>
      </w:r>
      <w:r w:rsidRPr="64B9FE59" w:rsidR="00C71148">
        <w:rPr>
          <w:rFonts w:ascii="Cambria" w:hAnsi="Cambria" w:eastAsia="Cambria" w:cs="Cambria"/>
          <w:sz w:val="24"/>
          <w:szCs w:val="24"/>
        </w:rPr>
        <w:t>‘</w:t>
      </w:r>
      <w:r w:rsidRPr="64B9FE59" w:rsidR="3470C75D">
        <w:rPr>
          <w:rFonts w:ascii="Cambria" w:hAnsi="Cambria" w:eastAsia="Cambria" w:cs="Cambria"/>
          <w:sz w:val="24"/>
          <w:szCs w:val="24"/>
        </w:rPr>
        <w:t>Apply</w:t>
      </w:r>
      <w:r w:rsidRPr="64B9FE59" w:rsidR="00C71148">
        <w:rPr>
          <w:rFonts w:ascii="Cambria" w:hAnsi="Cambria" w:eastAsia="Cambria" w:cs="Cambria"/>
          <w:sz w:val="24"/>
          <w:szCs w:val="24"/>
        </w:rPr>
        <w:t>’.</w:t>
      </w:r>
    </w:p>
    <w:p w:rsidR="50C094D0" w:rsidP="50C094D0" w:rsidRDefault="50C094D0" w14:paraId="0433F2E9" w14:textId="2BEEB22D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47693530" w:rsidP="50C094D0" w:rsidRDefault="47693530" w14:paraId="0201C206" w14:textId="18C64546">
      <w:pPr>
        <w:pStyle w:val="NoSpacing"/>
        <w:rPr>
          <w:rFonts w:ascii="Cambria" w:hAnsi="Cambria" w:eastAsia="Cambria" w:cs="Cambria"/>
          <w:b w:val="1"/>
          <w:bCs w:val="1"/>
          <w:sz w:val="24"/>
          <w:szCs w:val="24"/>
        </w:rPr>
      </w:pPr>
      <w:bookmarkStart w:name="_Toc1828117683" w:id="1655195902"/>
      <w:r w:rsidRPr="64B9FE59" w:rsidR="47693530">
        <w:rPr>
          <w:rStyle w:val="Heading2Char"/>
          <w:rFonts w:ascii="Cambria" w:hAnsi="Cambria" w:eastAsia="Cambria" w:cs="Cambria"/>
          <w:b w:val="1"/>
          <w:bCs w:val="1"/>
        </w:rPr>
        <w:t>3.3 Roles and Permissions from Custom Prefixbox BM module</w:t>
      </w:r>
      <w:bookmarkEnd w:id="1655195902"/>
      <w:r w:rsidRPr="64B9FE59" w:rsidR="47693530">
        <w:rPr>
          <w:rFonts w:ascii="Cambria" w:hAnsi="Cambria" w:eastAsia="Cambria" w:cs="Cambria"/>
          <w:b w:val="1"/>
          <w:bCs w:val="1"/>
          <w:sz w:val="24"/>
          <w:szCs w:val="24"/>
        </w:rPr>
        <w:t xml:space="preserve"> </w:t>
      </w:r>
    </w:p>
    <w:p w:rsidR="50C094D0" w:rsidP="50C094D0" w:rsidRDefault="50C094D0" w14:paraId="439E88EF" w14:textId="51C7ED1C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47693530" w:rsidP="50C094D0" w:rsidRDefault="47693530" w14:paraId="5E3F3B66" w14:textId="20AC740E">
      <w:pPr>
        <w:pStyle w:val="NoSpacing"/>
        <w:rPr>
          <w:rFonts w:ascii="Cambria" w:hAnsi="Cambria" w:eastAsia="Cambria" w:cs="Cambria"/>
          <w:sz w:val="24"/>
          <w:szCs w:val="24"/>
        </w:rPr>
      </w:pPr>
      <w:r w:rsidRPr="50C094D0">
        <w:rPr>
          <w:rFonts w:ascii="Cambria" w:hAnsi="Cambria" w:eastAsia="Cambria" w:cs="Cambria"/>
          <w:sz w:val="24"/>
          <w:szCs w:val="24"/>
        </w:rPr>
        <w:t xml:space="preserve">To be able to see the Custom Prefixbox BM module you need to go to </w:t>
      </w:r>
      <w:r w:rsidRPr="50C094D0">
        <w:rPr>
          <w:rFonts w:ascii="Cambria" w:hAnsi="Cambria" w:eastAsia="Cambria" w:cs="Cambria"/>
          <w:b/>
          <w:bCs/>
          <w:i/>
          <w:iCs/>
          <w:sz w:val="24"/>
          <w:szCs w:val="24"/>
        </w:rPr>
        <w:t>Administration &gt; Organization &gt; Roles &amp; Permissions</w:t>
      </w:r>
      <w:r w:rsidRPr="50C094D0">
        <w:rPr>
          <w:rFonts w:ascii="Cambria" w:hAnsi="Cambria" w:eastAsia="Cambria" w:cs="Cambria"/>
          <w:sz w:val="24"/>
          <w:szCs w:val="24"/>
        </w:rPr>
        <w:t xml:space="preserve">, click on the specified BM user profile (e.g. Administrator).  </w:t>
      </w:r>
    </w:p>
    <w:p w:rsidR="50C094D0" w:rsidP="50C094D0" w:rsidRDefault="50C094D0" w14:paraId="43D33B54" w14:textId="7E864033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47953207" w:rsidP="50C094D0" w:rsidRDefault="47953207" w14:paraId="0A120B34" w14:textId="448A35A7">
      <w:pPr>
        <w:pStyle w:val="NoSpacing"/>
      </w:pPr>
      <w:r>
        <w:rPr>
          <w:noProof/>
        </w:rPr>
        <w:drawing>
          <wp:inline distT="0" distB="0" distL="0" distR="0" wp14:anchorId="5D38BE65" wp14:editId="02A2173D">
            <wp:extent cx="6076950" cy="2152253"/>
            <wp:effectExtent l="0" t="0" r="0" b="0"/>
            <wp:docPr id="2022853748" name="Picture 2022853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15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953207" w:rsidP="50C094D0" w:rsidRDefault="47953207" w14:paraId="1ADB5CDC" w14:textId="06152311">
      <w:pPr>
        <w:pStyle w:val="NoSpacing"/>
        <w:rPr>
          <w:rFonts w:ascii="Cambria" w:hAnsi="Cambria" w:eastAsia="Cambria" w:cs="Cambria"/>
          <w:sz w:val="24"/>
          <w:szCs w:val="24"/>
        </w:rPr>
      </w:pPr>
      <w:r w:rsidRPr="50C094D0">
        <w:rPr>
          <w:rFonts w:ascii="Cambria" w:hAnsi="Cambria" w:eastAsia="Cambria" w:cs="Cambria"/>
          <w:sz w:val="24"/>
          <w:szCs w:val="24"/>
        </w:rPr>
        <w:t xml:space="preserve">Click to </w:t>
      </w:r>
      <w:r w:rsidRPr="50C094D0">
        <w:rPr>
          <w:rFonts w:ascii="Cambria" w:hAnsi="Cambria" w:eastAsia="Cambria" w:cs="Cambria"/>
          <w:b/>
          <w:bCs/>
          <w:i/>
          <w:iCs/>
          <w:sz w:val="24"/>
          <w:szCs w:val="24"/>
        </w:rPr>
        <w:t xml:space="preserve">Administrator </w:t>
      </w:r>
      <w:r w:rsidRPr="50C094D0" w:rsidR="21188AFC">
        <w:rPr>
          <w:rFonts w:ascii="Cambria" w:hAnsi="Cambria" w:eastAsia="Cambria" w:cs="Cambria"/>
          <w:b/>
          <w:bCs/>
          <w:i/>
          <w:iCs/>
          <w:sz w:val="24"/>
          <w:szCs w:val="24"/>
        </w:rPr>
        <w:t>&gt; Business Manager Modules tab</w:t>
      </w:r>
      <w:r w:rsidRPr="50C094D0" w:rsidR="6187DB5C">
        <w:rPr>
          <w:rFonts w:ascii="Cambria" w:hAnsi="Cambria" w:eastAsia="Cambria" w:cs="Cambria"/>
          <w:sz w:val="24"/>
          <w:szCs w:val="24"/>
        </w:rPr>
        <w:t xml:space="preserve"> and select site from modal.</w:t>
      </w:r>
    </w:p>
    <w:p w:rsidR="50C094D0" w:rsidP="50C094D0" w:rsidRDefault="50C094D0" w14:paraId="51AEC67E" w14:textId="4B138069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6187DB5C" w:rsidP="50C094D0" w:rsidRDefault="6187DB5C" w14:paraId="51BC7ECB" w14:textId="404F05E8">
      <w:pPr>
        <w:pStyle w:val="NoSpacing"/>
      </w:pPr>
      <w:r>
        <w:rPr>
          <w:noProof/>
        </w:rPr>
        <w:drawing>
          <wp:inline distT="0" distB="0" distL="0" distR="0" wp14:anchorId="07AE9B53" wp14:editId="6E670E72">
            <wp:extent cx="6031149" cy="2362200"/>
            <wp:effectExtent l="0" t="0" r="0" b="0"/>
            <wp:docPr id="1714602375" name="Picture 1714602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149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AF" w:rsidP="50C094D0" w:rsidRDefault="00215DAF" w14:paraId="3352A6A7" w14:textId="77777777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6187DB5C" w:rsidP="50C094D0" w:rsidRDefault="6187DB5C" w14:paraId="1D282A66" w14:textId="524B0760">
      <w:pPr>
        <w:pStyle w:val="NoSpacing"/>
        <w:rPr>
          <w:rFonts w:ascii="Cambria" w:hAnsi="Cambria" w:eastAsia="Cambria" w:cs="Cambria"/>
          <w:sz w:val="24"/>
          <w:szCs w:val="24"/>
        </w:rPr>
      </w:pPr>
      <w:r w:rsidRPr="64B9FE59" w:rsidR="6187DB5C">
        <w:rPr>
          <w:rFonts w:ascii="Cambria" w:hAnsi="Cambria" w:eastAsia="Cambria" w:cs="Cambria"/>
          <w:sz w:val="24"/>
          <w:szCs w:val="24"/>
        </w:rPr>
        <w:t xml:space="preserve">Click </w:t>
      </w:r>
      <w:r w:rsidRPr="64B9FE59" w:rsidR="00215DAF">
        <w:rPr>
          <w:rFonts w:ascii="Cambria" w:hAnsi="Cambria" w:eastAsia="Cambria" w:cs="Cambria"/>
          <w:sz w:val="24"/>
          <w:szCs w:val="24"/>
        </w:rPr>
        <w:t>‘</w:t>
      </w:r>
      <w:r w:rsidRPr="64B9FE59" w:rsidR="6187DB5C">
        <w:rPr>
          <w:rFonts w:ascii="Cambria" w:hAnsi="Cambria" w:eastAsia="Cambria" w:cs="Cambria"/>
          <w:sz w:val="24"/>
          <w:szCs w:val="24"/>
        </w:rPr>
        <w:t>Apply</w:t>
      </w:r>
      <w:r w:rsidRPr="64B9FE59" w:rsidR="00215DAF">
        <w:rPr>
          <w:rFonts w:ascii="Cambria" w:hAnsi="Cambria" w:eastAsia="Cambria" w:cs="Cambria"/>
          <w:sz w:val="24"/>
          <w:szCs w:val="24"/>
        </w:rPr>
        <w:t>’.</w:t>
      </w:r>
    </w:p>
    <w:p w:rsidR="50C094D0" w:rsidP="50C094D0" w:rsidRDefault="50C094D0" w14:paraId="111264C3" w14:textId="2FE746B8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6187DB5C" w:rsidP="50C094D0" w:rsidRDefault="6187DB5C" w14:paraId="6B0A081D" w14:textId="49189CD8">
      <w:pPr>
        <w:rPr>
          <w:rFonts w:ascii="Cambria" w:hAnsi="Cambria" w:eastAsia="Cambria" w:cs="Cambria"/>
        </w:rPr>
      </w:pPr>
      <w:r w:rsidRPr="64B9FE59" w:rsidR="6187DB5C">
        <w:rPr>
          <w:rFonts w:ascii="Cambria" w:hAnsi="Cambria" w:eastAsia="Cambria" w:cs="Cambria"/>
          <w:color w:val="000000" w:themeColor="text1" w:themeTint="FF" w:themeShade="FF"/>
        </w:rPr>
        <w:t xml:space="preserve">Check Prefixbox and press the </w:t>
      </w:r>
      <w:r w:rsidRPr="64B9FE59" w:rsidR="00215DAF">
        <w:rPr>
          <w:rFonts w:ascii="Cambria" w:hAnsi="Cambria" w:eastAsia="Cambria" w:cs="Cambria"/>
          <w:color w:val="000000" w:themeColor="text1" w:themeTint="FF" w:themeShade="FF"/>
        </w:rPr>
        <w:t>‘</w:t>
      </w:r>
      <w:r w:rsidRPr="64B9FE59" w:rsidR="6187DB5C">
        <w:rPr>
          <w:rFonts w:ascii="Cambria" w:hAnsi="Cambria" w:eastAsia="Cambria" w:cs="Cambria"/>
          <w:color w:val="000000" w:themeColor="text1" w:themeTint="FF" w:themeShade="FF"/>
        </w:rPr>
        <w:t>Update</w:t>
      </w:r>
      <w:r w:rsidRPr="64B9FE59" w:rsidR="00215DAF">
        <w:rPr>
          <w:rFonts w:ascii="Cambria" w:hAnsi="Cambria" w:eastAsia="Cambria" w:cs="Cambria"/>
          <w:color w:val="000000" w:themeColor="text1" w:themeTint="FF" w:themeShade="FF"/>
        </w:rPr>
        <w:t>’</w:t>
      </w:r>
      <w:r w:rsidRPr="64B9FE59" w:rsidR="6187DB5C">
        <w:rPr>
          <w:rFonts w:ascii="Cambria" w:hAnsi="Cambria" w:eastAsia="Cambria" w:cs="Cambria"/>
          <w:color w:val="000000" w:themeColor="text1" w:themeTint="FF" w:themeShade="FF"/>
        </w:rPr>
        <w:t xml:space="preserve"> button at the end of settings page.</w:t>
      </w:r>
    </w:p>
    <w:p w:rsidR="50C094D0" w:rsidP="50C094D0" w:rsidRDefault="50C094D0" w14:paraId="00724FE3" w14:textId="56057987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6187DB5C" w:rsidP="50C094D0" w:rsidRDefault="6187DB5C" w14:paraId="761DF6D2" w14:textId="1C00EFA1">
      <w:pPr>
        <w:pStyle w:val="NoSpacing"/>
      </w:pPr>
      <w:r>
        <w:rPr>
          <w:noProof/>
        </w:rPr>
        <w:drawing>
          <wp:inline distT="0" distB="0" distL="0" distR="0" wp14:anchorId="4425DDF6" wp14:editId="6EFCAC33">
            <wp:extent cx="6019800" cy="2119471"/>
            <wp:effectExtent l="0" t="0" r="0" b="0"/>
            <wp:docPr id="429145608" name="Picture 42914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1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AF" w:rsidP="50C094D0" w:rsidRDefault="00215DAF" w14:paraId="273DA912" w14:textId="77777777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72283E2C" w:rsidP="50C094D0" w:rsidRDefault="72283E2C" w14:paraId="3109B6D0" w14:textId="035134EB">
      <w:pPr>
        <w:pStyle w:val="NoSpacing"/>
        <w:rPr>
          <w:rFonts w:ascii="Cambria" w:hAnsi="Cambria" w:eastAsia="Cambria" w:cs="Cambria"/>
          <w:sz w:val="24"/>
          <w:szCs w:val="24"/>
        </w:rPr>
      </w:pPr>
      <w:r w:rsidRPr="64B9FE59" w:rsidR="72283E2C">
        <w:rPr>
          <w:rFonts w:ascii="Cambria" w:hAnsi="Cambria" w:eastAsia="Cambria" w:cs="Cambria"/>
          <w:sz w:val="24"/>
          <w:szCs w:val="24"/>
        </w:rPr>
        <w:t>After successfully updat</w:t>
      </w:r>
      <w:r w:rsidRPr="64B9FE59" w:rsidR="00215DAF">
        <w:rPr>
          <w:rFonts w:ascii="Cambria" w:hAnsi="Cambria" w:eastAsia="Cambria" w:cs="Cambria"/>
          <w:sz w:val="24"/>
          <w:szCs w:val="24"/>
        </w:rPr>
        <w:t>ing the</w:t>
      </w:r>
      <w:r w:rsidRPr="64B9FE59" w:rsidR="72283E2C">
        <w:rPr>
          <w:rFonts w:ascii="Cambria" w:hAnsi="Cambria" w:eastAsia="Cambria" w:cs="Cambria"/>
          <w:sz w:val="24"/>
          <w:szCs w:val="24"/>
        </w:rPr>
        <w:t xml:space="preserve"> permissions under </w:t>
      </w:r>
      <w:r w:rsidRPr="64B9FE59" w:rsidR="72283E2C">
        <w:rPr>
          <w:rFonts w:ascii="Cambria" w:hAnsi="Cambria" w:eastAsia="Cambria" w:cs="Cambria"/>
          <w:b w:val="1"/>
          <w:bCs w:val="1"/>
          <w:i w:val="1"/>
          <w:iCs w:val="1"/>
          <w:sz w:val="24"/>
          <w:szCs w:val="24"/>
        </w:rPr>
        <w:t>Merchants Tools</w:t>
      </w:r>
      <w:r w:rsidRPr="64B9FE59" w:rsidR="72283E2C">
        <w:rPr>
          <w:rFonts w:ascii="Cambria" w:hAnsi="Cambria" w:eastAsia="Cambria" w:cs="Cambria"/>
          <w:sz w:val="24"/>
          <w:szCs w:val="24"/>
        </w:rPr>
        <w:t xml:space="preserve"> you should see </w:t>
      </w:r>
      <w:r w:rsidRPr="64B9FE59" w:rsidR="72283E2C">
        <w:rPr>
          <w:rFonts w:ascii="Cambria" w:hAnsi="Cambria" w:eastAsia="Cambria" w:cs="Cambria"/>
          <w:sz w:val="24"/>
          <w:szCs w:val="24"/>
        </w:rPr>
        <w:t>Prefixbox AI Search for B2C Commerce</w:t>
      </w:r>
      <w:r w:rsidRPr="64B9FE59" w:rsidR="4FAF3629">
        <w:rPr>
          <w:rFonts w:ascii="Cambria" w:hAnsi="Cambria" w:eastAsia="Cambria" w:cs="Cambria"/>
          <w:sz w:val="24"/>
          <w:szCs w:val="24"/>
        </w:rPr>
        <w:t xml:space="preserve">. </w:t>
      </w:r>
    </w:p>
    <w:p w:rsidR="50C094D0" w:rsidP="50C094D0" w:rsidRDefault="50C094D0" w14:paraId="6408FD91" w14:textId="724F4111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4FAF3629" w:rsidP="50C094D0" w:rsidRDefault="4FAF3629" w14:paraId="15EAC1CC" w14:textId="16337FC5">
      <w:pPr>
        <w:pStyle w:val="NoSpacing"/>
      </w:pPr>
      <w:r>
        <w:rPr>
          <w:noProof/>
        </w:rPr>
        <w:drawing>
          <wp:inline distT="0" distB="0" distL="0" distR="0" wp14:anchorId="53DD52EB" wp14:editId="5CBD8DFB">
            <wp:extent cx="5962650" cy="956509"/>
            <wp:effectExtent l="0" t="0" r="0" b="0"/>
            <wp:docPr id="535224112" name="Picture 53522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9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094D0" w:rsidP="50C094D0" w:rsidRDefault="50C094D0" w14:paraId="59A3161A" w14:textId="30D642F4">
      <w:pPr>
        <w:pStyle w:val="NoSpacing"/>
        <w:rPr>
          <w:rFonts w:ascii="Cambria" w:hAnsi="Cambria" w:eastAsia="Cambria" w:cs="Cambria"/>
          <w:sz w:val="24"/>
          <w:szCs w:val="24"/>
        </w:rPr>
      </w:pPr>
    </w:p>
    <w:p w:rsidR="1FA866CA" w:rsidP="50C094D0" w:rsidRDefault="1FA866CA" w14:paraId="2FDECCD0" w14:textId="78BF049A">
      <w:pPr>
        <w:pStyle w:val="Heading2"/>
        <w:rPr>
          <w:rFonts w:ascii="Cambria" w:hAnsi="Cambria" w:eastAsia="Cambria" w:cs="Cambria"/>
          <w:b w:val="1"/>
          <w:bCs w:val="1"/>
        </w:rPr>
      </w:pPr>
      <w:bookmarkStart w:name="_Toc765114440" w:id="1502548013"/>
      <w:r w:rsidRPr="64B9FE59" w:rsidR="1FA866CA">
        <w:rPr>
          <w:rFonts w:ascii="Cambria" w:hAnsi="Cambria" w:eastAsia="Cambria" w:cs="Cambria"/>
          <w:b w:val="1"/>
          <w:bCs w:val="1"/>
        </w:rPr>
        <w:t>3.</w:t>
      </w:r>
      <w:r w:rsidRPr="64B9FE59" w:rsidR="6F1F2A26">
        <w:rPr>
          <w:rFonts w:ascii="Cambria" w:hAnsi="Cambria" w:eastAsia="Cambria" w:cs="Cambria"/>
          <w:b w:val="1"/>
          <w:bCs w:val="1"/>
        </w:rPr>
        <w:t>4</w:t>
      </w:r>
      <w:r w:rsidRPr="64B9FE59" w:rsidR="1FA866CA">
        <w:rPr>
          <w:rFonts w:ascii="Cambria" w:hAnsi="Cambria" w:eastAsia="Cambria" w:cs="Cambria"/>
          <w:b w:val="1"/>
          <w:bCs w:val="1"/>
        </w:rPr>
        <w:t xml:space="preserve"> Import metadata</w:t>
      </w:r>
      <w:bookmarkEnd w:id="1502548013"/>
    </w:p>
    <w:p w:rsidR="50C094D0" w:rsidP="50C094D0" w:rsidRDefault="50C094D0" w14:paraId="0A37A60B" w14:textId="35F269AC"/>
    <w:p w:rsidR="227673FD" w:rsidP="50C094D0" w:rsidRDefault="227673FD" w14:paraId="638F6A44" w14:textId="6ECB41A0">
      <w:r w:rsidRPr="50C094D0">
        <w:t xml:space="preserve">This step imports all required preferences, services, jobs and profiles to connect Prefixbox with your </w:t>
      </w:r>
      <w:r w:rsidRPr="50C094D0" w:rsidR="6E1C5F59">
        <w:t>Salesforce Commerce Cloud.</w:t>
      </w:r>
    </w:p>
    <w:p w:rsidR="50C094D0" w:rsidP="50C094D0" w:rsidRDefault="50C094D0" w14:paraId="0AECDE3E" w14:textId="7129892B"/>
    <w:p w:rsidR="34BE5F93" w:rsidP="50C094D0" w:rsidRDefault="34BE5F93" w14:paraId="56F2CBAB" w14:textId="368F0D11">
      <w:pPr>
        <w:rPr>
          <w:rFonts w:ascii="Cambria" w:hAnsi="Cambria" w:eastAsia="Cambria" w:cs="Cambria"/>
        </w:rPr>
      </w:pPr>
      <w:r w:rsidRPr="64B9FE59" w:rsidR="34BE5F93">
        <w:rPr>
          <w:rFonts w:ascii="Cambria" w:hAnsi="Cambria" w:eastAsia="Cambria" w:cs="Cambria"/>
        </w:rPr>
        <w:t xml:space="preserve">Go to </w:t>
      </w:r>
      <w:r w:rsidRPr="64B9FE59" w:rsidR="34BE5F93">
        <w:rPr>
          <w:rFonts w:ascii="Cambria" w:hAnsi="Cambria" w:eastAsia="Cambria" w:cs="Cambria"/>
          <w:b w:val="1"/>
          <w:bCs w:val="1"/>
          <w:i w:val="1"/>
          <w:iCs w:val="1"/>
        </w:rPr>
        <w:t>Administration &gt; Site Development &gt; Site Import &amp; Export</w:t>
      </w:r>
      <w:r w:rsidRPr="64B9FE59" w:rsidR="34BE5F93">
        <w:rPr>
          <w:rFonts w:ascii="Cambria" w:hAnsi="Cambria" w:eastAsia="Cambria" w:cs="Cambria"/>
        </w:rPr>
        <w:t xml:space="preserve">. Upload prefixbox.zip from </w:t>
      </w:r>
      <w:r w:rsidRPr="64B9FE59" w:rsidR="00857E23">
        <w:rPr>
          <w:rFonts w:ascii="Cambria" w:hAnsi="Cambria" w:eastAsia="Cambria" w:cs="Cambria"/>
        </w:rPr>
        <w:t xml:space="preserve">the </w:t>
      </w:r>
      <w:r w:rsidRPr="64B9FE59" w:rsidR="34BE5F93">
        <w:rPr>
          <w:rFonts w:ascii="Cambria" w:hAnsi="Cambria" w:eastAsia="Cambria" w:cs="Cambria"/>
        </w:rPr>
        <w:t>metadata folder</w:t>
      </w:r>
      <w:r w:rsidRPr="64B9FE59" w:rsidR="34BE5F93">
        <w:rPr>
          <w:rFonts w:ascii="Cambria" w:hAnsi="Cambria" w:eastAsia="Cambria" w:cs="Cambria"/>
        </w:rPr>
        <w:t xml:space="preserve">.  </w:t>
      </w:r>
    </w:p>
    <w:p w:rsidR="50C094D0" w:rsidP="50C094D0" w:rsidRDefault="50C094D0" w14:paraId="6B9331F7" w14:textId="2E1133C8">
      <w:pPr>
        <w:rPr>
          <w:rFonts w:ascii="Cambria" w:hAnsi="Cambria" w:eastAsia="Cambria" w:cs="Cambria"/>
        </w:rPr>
      </w:pPr>
    </w:p>
    <w:p w:rsidR="27E6E14E" w:rsidP="50C094D0" w:rsidRDefault="27E6E14E" w14:paraId="770E9893" w14:textId="3148CEA0">
      <w:r>
        <w:rPr>
          <w:noProof/>
        </w:rPr>
        <w:drawing>
          <wp:inline distT="0" distB="0" distL="0" distR="0" wp14:anchorId="1F1AA54D" wp14:editId="60C41098">
            <wp:extent cx="6029325" cy="2110264"/>
            <wp:effectExtent l="0" t="0" r="0" b="0"/>
            <wp:docPr id="2142725302" name="Picture 2142725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11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7DE" w:rsidP="50C094D0" w:rsidRDefault="000907DE" w14:paraId="0BF99713" w14:textId="77777777">
      <w:pPr/>
    </w:p>
    <w:p w:rsidR="27E6E14E" w:rsidP="50C094D0" w:rsidRDefault="27E6E14E" w14:paraId="4090CCCE" w14:textId="19968B51">
      <w:r w:rsidR="27E6E14E">
        <w:rPr/>
        <w:t xml:space="preserve">Select </w:t>
      </w:r>
      <w:r w:rsidRPr="64B9FE59" w:rsidR="27E6E14E">
        <w:rPr>
          <w:b w:val="1"/>
          <w:bCs w:val="1"/>
        </w:rPr>
        <w:t>prefixbox.zip</w:t>
      </w:r>
      <w:r w:rsidR="27E6E14E">
        <w:rPr/>
        <w:t xml:space="preserve"> and </w:t>
      </w:r>
      <w:r w:rsidR="0F4E1EE3">
        <w:rPr/>
        <w:t>click</w:t>
      </w:r>
      <w:r w:rsidR="27E6E14E">
        <w:rPr/>
        <w:t xml:space="preserve"> </w:t>
      </w:r>
      <w:r w:rsidR="000907DE">
        <w:rPr/>
        <w:t>'I</w:t>
      </w:r>
      <w:r w:rsidR="27E6E14E">
        <w:rPr/>
        <w:t>mport</w:t>
      </w:r>
      <w:r w:rsidR="000907DE">
        <w:rPr/>
        <w:t>’</w:t>
      </w:r>
      <w:r w:rsidR="27E6E14E">
        <w:rPr/>
        <w:t xml:space="preserve"> </w:t>
      </w:r>
      <w:r w:rsidR="000907DE">
        <w:rPr/>
        <w:t xml:space="preserve">to </w:t>
      </w:r>
      <w:r w:rsidR="27E6E14E">
        <w:rPr/>
        <w:t>finish the process.</w:t>
      </w:r>
    </w:p>
    <w:p w:rsidR="50C094D0" w:rsidP="50C094D0" w:rsidRDefault="50C094D0" w14:paraId="1BFB3EE9" w14:textId="22F5DF3D"/>
    <w:p w:rsidR="5A570F78" w:rsidP="64B9FE59" w:rsidRDefault="5A570F78" w14:paraId="353E5A89" w14:textId="4C5A9A3A">
      <w:pPr>
        <w:rPr>
          <w:b w:val="1"/>
          <w:bCs w:val="1"/>
          <w:i w:val="1"/>
          <w:iCs w:val="1"/>
        </w:rPr>
      </w:pPr>
      <w:r w:rsidR="5A570F78">
        <w:rPr/>
        <w:t xml:space="preserve">After </w:t>
      </w:r>
      <w:r w:rsidR="00361AE5">
        <w:rPr/>
        <w:t xml:space="preserve">the </w:t>
      </w:r>
      <w:r w:rsidR="5A570F78">
        <w:rPr/>
        <w:t xml:space="preserve">import is successfully done, you should see </w:t>
      </w:r>
      <w:r w:rsidRPr="64B9FE59" w:rsidR="5A570F78">
        <w:rPr>
          <w:b w:val="1"/>
          <w:bCs w:val="1"/>
          <w:i w:val="1"/>
          <w:iCs w:val="1"/>
        </w:rPr>
        <w:t>Site Preferences in BM &gt; Merchant Tools &gt; Site Preferences &gt; Custom Preferences.</w:t>
      </w:r>
      <w:r w:rsidRPr="64B9FE59" w:rsidR="23D72806">
        <w:rPr>
          <w:b w:val="1"/>
          <w:bCs w:val="1"/>
          <w:i w:val="1"/>
          <w:iCs w:val="1"/>
        </w:rPr>
        <w:t xml:space="preserve"> </w:t>
      </w:r>
    </w:p>
    <w:p w:rsidR="50C094D0" w:rsidP="50C094D0" w:rsidRDefault="50C094D0" w14:paraId="2F374346" w14:textId="58759732">
      <w:pPr>
        <w:rPr>
          <w:b/>
          <w:bCs/>
          <w:i/>
          <w:iCs/>
        </w:rPr>
      </w:pPr>
    </w:p>
    <w:p w:rsidR="23D72806" w:rsidP="50C094D0" w:rsidRDefault="23D72806" w14:paraId="25E048F8" w14:textId="47807BF3">
      <w:r>
        <w:rPr>
          <w:noProof/>
        </w:rPr>
        <w:drawing>
          <wp:inline distT="0" distB="0" distL="0" distR="0" wp14:anchorId="38988DE9" wp14:editId="41C8C465">
            <wp:extent cx="6019800" cy="1943894"/>
            <wp:effectExtent l="0" t="0" r="0" b="0"/>
            <wp:docPr id="1230378301" name="Picture 1230378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9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E5" w:rsidP="50C094D0" w:rsidRDefault="23D72806" w14:paraId="21DCCF97" w14:textId="77777777">
      <w:pPr>
        <w:rPr>
          <w:rFonts w:ascii="Cambria" w:hAnsi="Cambria" w:eastAsia="Cambria" w:cs="Cambria"/>
          <w:color w:val="000000" w:themeColor="text1"/>
        </w:rPr>
      </w:pPr>
      <w:r w:rsidRPr="64B9FE59" w:rsidR="23D72806">
        <w:rPr>
          <w:rFonts w:ascii="Cambria" w:hAnsi="Cambria" w:eastAsia="Cambria" w:cs="Cambria"/>
          <w:color w:val="000000" w:themeColor="text1" w:themeTint="FF" w:themeShade="FF"/>
        </w:rPr>
        <w:t xml:space="preserve">Select </w:t>
      </w:r>
      <w:r w:rsidRPr="64B9FE59" w:rsidR="00361AE5">
        <w:rPr>
          <w:rFonts w:ascii="Cambria" w:hAnsi="Cambria" w:eastAsia="Cambria" w:cs="Cambria"/>
          <w:color w:val="000000" w:themeColor="text1" w:themeTint="FF" w:themeShade="FF"/>
        </w:rPr>
        <w:t>‘</w:t>
      </w:r>
      <w:r w:rsidRPr="64B9FE59" w:rsidR="23D72806">
        <w:rPr>
          <w:rFonts w:ascii="Cambria" w:hAnsi="Cambria" w:eastAsia="Cambria" w:cs="Cambria"/>
          <w:color w:val="000000" w:themeColor="text1" w:themeTint="FF" w:themeShade="FF"/>
        </w:rPr>
        <w:t>Prefixbox</w:t>
      </w:r>
      <w:r w:rsidRPr="64B9FE59" w:rsidR="00361AE5">
        <w:rPr>
          <w:rFonts w:ascii="Cambria" w:hAnsi="Cambria" w:eastAsia="Cambria" w:cs="Cambria"/>
          <w:color w:val="000000" w:themeColor="text1" w:themeTint="FF" w:themeShade="FF"/>
        </w:rPr>
        <w:t>’</w:t>
      </w:r>
      <w:r w:rsidRPr="64B9FE59" w:rsidR="23D72806">
        <w:rPr>
          <w:rFonts w:ascii="Cambria" w:hAnsi="Cambria" w:eastAsia="Cambria" w:cs="Cambria"/>
          <w:color w:val="000000" w:themeColor="text1" w:themeTint="FF" w:themeShade="FF"/>
        </w:rPr>
        <w:t xml:space="preserve"> and you should see fields for</w:t>
      </w:r>
      <w:r w:rsidRPr="64B9FE59" w:rsidR="00361AE5">
        <w:rPr>
          <w:rFonts w:ascii="Cambria" w:hAnsi="Cambria" w:eastAsia="Cambria" w:cs="Cambria"/>
          <w:color w:val="000000" w:themeColor="text1" w:themeTint="FF" w:themeShade="FF"/>
        </w:rPr>
        <w:t xml:space="preserve"> the</w:t>
      </w:r>
      <w:r w:rsidRPr="64B9FE59" w:rsidR="23D72806">
        <w:rPr>
          <w:rFonts w:ascii="Cambria" w:hAnsi="Cambria" w:eastAsia="Cambria" w:cs="Cambria"/>
          <w:color w:val="000000" w:themeColor="text1" w:themeTint="FF" w:themeShade="FF"/>
        </w:rPr>
        <w:t xml:space="preserve"> cartridge setup.</w:t>
      </w:r>
      <w:r w:rsidRPr="64B9FE59" w:rsidR="0619CA12">
        <w:rPr>
          <w:rFonts w:ascii="Cambria" w:hAnsi="Cambria" w:eastAsia="Cambria" w:cs="Cambria"/>
          <w:color w:val="000000" w:themeColor="text1" w:themeTint="FF" w:themeShade="FF"/>
        </w:rPr>
        <w:t xml:space="preserve"> </w:t>
      </w:r>
    </w:p>
    <w:p w:rsidR="00361AE5" w:rsidP="50C094D0" w:rsidRDefault="00361AE5" w14:paraId="32D93B46" w14:textId="77777777">
      <w:pPr>
        <w:rPr>
          <w:rFonts w:ascii="Cambria" w:hAnsi="Cambria" w:eastAsia="Cambria" w:cs="Cambria"/>
          <w:color w:val="000000" w:themeColor="text1"/>
        </w:rPr>
      </w:pPr>
    </w:p>
    <w:p w:rsidR="23D72806" w:rsidP="64B9FE59" w:rsidRDefault="0619CA12" w14:paraId="001CF162" w14:textId="2961A25D">
      <w:pPr>
        <w:rPr>
          <w:rFonts w:ascii="Cambria" w:hAnsi="Cambria" w:eastAsia="Cambria" w:cs="Cambria"/>
          <w:b w:val="1"/>
          <w:bCs w:val="1"/>
          <w:i w:val="1"/>
          <w:iCs w:val="1"/>
          <w:color w:val="000000" w:themeColor="text1"/>
        </w:rPr>
      </w:pPr>
      <w:r w:rsidRPr="64B9FE59" w:rsidR="0619CA12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 xml:space="preserve">Please use </w:t>
      </w:r>
      <w:r w:rsidRPr="64B9FE59" w:rsidR="00361AE5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 xml:space="preserve">the </w:t>
      </w:r>
      <w:r w:rsidRPr="64B9FE59" w:rsidR="0619CA12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>Prefixbox Custom BM module to configure the search.</w:t>
      </w:r>
      <w:r w:rsidRPr="64B9FE59" w:rsidR="24E83C28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 xml:space="preserve"> </w:t>
      </w:r>
    </w:p>
    <w:p w:rsidR="00361AE5" w:rsidP="50C094D0" w:rsidRDefault="00361AE5" w14:paraId="2163D6B5" w14:textId="77777777">
      <w:pPr>
        <w:rPr>
          <w:rFonts w:ascii="Cambria" w:hAnsi="Cambria" w:eastAsia="Cambria" w:cs="Cambria"/>
          <w:color w:val="000000" w:themeColor="text1"/>
        </w:rPr>
      </w:pPr>
    </w:p>
    <w:p w:rsidR="24E83C28" w:rsidP="50C094D0" w:rsidRDefault="24E83C28" w14:paraId="63829C4C" w14:textId="69583E05">
      <w:pPr>
        <w:rPr>
          <w:rFonts w:ascii="Cambria" w:hAnsi="Cambria" w:eastAsia="Cambria" w:cs="Cambria"/>
          <w:color w:val="000000" w:themeColor="text1"/>
        </w:rPr>
      </w:pPr>
      <w:r w:rsidRPr="64B9FE59" w:rsidR="24E83C28">
        <w:rPr>
          <w:rFonts w:ascii="Cambria" w:hAnsi="Cambria" w:eastAsia="Cambria" w:cs="Cambria"/>
          <w:color w:val="000000" w:themeColor="text1" w:themeTint="FF" w:themeShade="FF"/>
        </w:rPr>
        <w:t xml:space="preserve">For more </w:t>
      </w:r>
      <w:r w:rsidRPr="64B9FE59" w:rsidR="58B42343">
        <w:rPr>
          <w:rFonts w:ascii="Cambria" w:hAnsi="Cambria" w:eastAsia="Cambria" w:cs="Cambria"/>
          <w:color w:val="000000" w:themeColor="text1" w:themeTint="FF" w:themeShade="FF"/>
        </w:rPr>
        <w:t>information,</w:t>
      </w:r>
      <w:r w:rsidRPr="64B9FE59" w:rsidR="24E83C28">
        <w:rPr>
          <w:rFonts w:ascii="Cambria" w:hAnsi="Cambria" w:eastAsia="Cambria" w:cs="Cambria"/>
          <w:color w:val="000000" w:themeColor="text1" w:themeTint="FF" w:themeShade="FF"/>
        </w:rPr>
        <w:t xml:space="preserve"> please follow the user guide </w:t>
      </w:r>
      <w:r w:rsidRPr="64B9FE59" w:rsidR="65BDBF50">
        <w:rPr>
          <w:rFonts w:ascii="Cambria" w:hAnsi="Cambria" w:eastAsia="Cambria" w:cs="Cambria"/>
          <w:color w:val="000000" w:themeColor="text1" w:themeTint="FF" w:themeShade="FF"/>
        </w:rPr>
        <w:t>y</w:t>
      </w:r>
      <w:r w:rsidRPr="64B9FE59" w:rsidR="24E83C28">
        <w:rPr>
          <w:rFonts w:ascii="Cambria" w:hAnsi="Cambria" w:eastAsia="Cambria" w:cs="Cambria"/>
          <w:color w:val="000000" w:themeColor="text1" w:themeTint="FF" w:themeShade="FF"/>
        </w:rPr>
        <w:t>ou can f</w:t>
      </w:r>
      <w:r w:rsidRPr="64B9FE59" w:rsidR="5E0DF430">
        <w:rPr>
          <w:rFonts w:ascii="Cambria" w:hAnsi="Cambria" w:eastAsia="Cambria" w:cs="Cambria"/>
          <w:color w:val="000000" w:themeColor="text1" w:themeTint="FF" w:themeShade="FF"/>
        </w:rPr>
        <w:t xml:space="preserve">ind </w:t>
      </w:r>
      <w:r w:rsidRPr="64B9FE59" w:rsidR="56805705">
        <w:rPr>
          <w:rFonts w:ascii="Cambria" w:hAnsi="Cambria" w:eastAsia="Cambria" w:cs="Cambria"/>
          <w:color w:val="000000" w:themeColor="text1" w:themeTint="FF" w:themeShade="FF"/>
        </w:rPr>
        <w:t>below</w:t>
      </w:r>
      <w:r w:rsidRPr="64B9FE59" w:rsidR="5E0DF430">
        <w:rPr>
          <w:rFonts w:ascii="Cambria" w:hAnsi="Cambria" w:eastAsia="Cambria" w:cs="Cambria"/>
          <w:color w:val="000000" w:themeColor="text1" w:themeTint="FF" w:themeShade="FF"/>
        </w:rPr>
        <w:t xml:space="preserve"> in </w:t>
      </w:r>
      <w:r w:rsidRPr="64B9FE59" w:rsidR="00361AE5">
        <w:rPr>
          <w:rFonts w:ascii="Cambria" w:hAnsi="Cambria" w:eastAsia="Cambria" w:cs="Cambria"/>
          <w:color w:val="000000" w:themeColor="text1" w:themeTint="FF" w:themeShade="FF"/>
        </w:rPr>
        <w:t>S</w:t>
      </w:r>
      <w:r w:rsidRPr="64B9FE59" w:rsidR="5E0DF430">
        <w:rPr>
          <w:rFonts w:ascii="Cambria" w:hAnsi="Cambria" w:eastAsia="Cambria" w:cs="Cambria"/>
          <w:color w:val="000000" w:themeColor="text1" w:themeTint="FF" w:themeShade="FF"/>
        </w:rPr>
        <w:t>ection</w:t>
      </w:r>
      <w:r w:rsidRPr="64B9FE59" w:rsidR="4BAFCDC7">
        <w:rPr>
          <w:rFonts w:ascii="Cambria" w:hAnsi="Cambria" w:eastAsia="Cambria" w:cs="Cambria"/>
          <w:color w:val="000000" w:themeColor="text1" w:themeTint="FF" w:themeShade="FF"/>
        </w:rPr>
        <w:t xml:space="preserve"> </w:t>
      </w:r>
      <w:r w:rsidRPr="64B9FE59" w:rsidR="00361AE5">
        <w:rPr>
          <w:rFonts w:ascii="Cambria" w:hAnsi="Cambria" w:eastAsia="Cambria" w:cs="Cambria"/>
          <w:color w:val="000000" w:themeColor="text1" w:themeTint="FF" w:themeShade="FF"/>
        </w:rPr>
        <w:t>S</w:t>
      </w:r>
      <w:r w:rsidRPr="64B9FE59" w:rsidR="4BAFCDC7">
        <w:rPr>
          <w:rFonts w:ascii="Cambria" w:hAnsi="Cambria" w:eastAsia="Cambria" w:cs="Cambria"/>
          <w:color w:val="000000" w:themeColor="text1" w:themeTint="FF" w:themeShade="FF"/>
        </w:rPr>
        <w:t>ix</w:t>
      </w:r>
      <w:r w:rsidRPr="64B9FE59" w:rsidR="74E771FB">
        <w:rPr>
          <w:rFonts w:ascii="Cambria" w:hAnsi="Cambria" w:eastAsia="Cambria" w:cs="Cambria"/>
          <w:color w:val="000000" w:themeColor="text1" w:themeTint="FF" w:themeShade="FF"/>
        </w:rPr>
        <w:t>.</w:t>
      </w:r>
    </w:p>
    <w:p w:rsidR="50C094D0" w:rsidP="64B9FE59" w:rsidRDefault="50C094D0" w14:paraId="312EC7BC" w14:textId="2BEFDD24">
      <w:pPr>
        <w:pStyle w:val="Normal"/>
        <w:rPr>
          <w:rFonts w:ascii="Cambria" w:hAnsi="Cambria" w:eastAsia="Cambria" w:cs="Cambria"/>
          <w:color w:val="000000" w:themeColor="text1"/>
        </w:rPr>
      </w:pPr>
    </w:p>
    <w:p w:rsidR="50C094D0" w:rsidP="50C094D0" w:rsidRDefault="50C094D0" w14:paraId="216ABE80" w14:textId="0E7C800D">
      <w:pPr>
        <w:rPr>
          <w:rFonts w:ascii="Cambria" w:hAnsi="Cambria" w:eastAsia="Cambria" w:cs="Cambria"/>
          <w:color w:val="000000" w:themeColor="text1"/>
        </w:rPr>
      </w:pPr>
    </w:p>
    <w:p w:rsidR="50C094D0" w:rsidP="50C094D0" w:rsidRDefault="50C094D0" w14:paraId="1ED73E26" w14:textId="1D5F1840">
      <w:pPr>
        <w:rPr>
          <w:rFonts w:ascii="Cambria" w:hAnsi="Cambria" w:eastAsia="Cambria" w:cs="Cambria"/>
          <w:color w:val="000000" w:themeColor="text1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5"/>
        <w:gridCol w:w="2970"/>
        <w:gridCol w:w="5925"/>
      </w:tblGrid>
      <w:tr w:rsidR="50C094D0" w:rsidTr="64B9FE59" w14:paraId="5726CDF3" w14:textId="77777777">
        <w:trPr>
          <w:trHeight w:val="720"/>
        </w:trPr>
        <w:tc>
          <w:tcPr>
            <w:tcW w:w="465" w:type="dxa"/>
            <w:tcMar/>
          </w:tcPr>
          <w:p w:rsidRPr="00EA4010" w:rsidR="78CD0C98" w:rsidP="50C094D0" w:rsidRDefault="78CD0C98" w14:paraId="52D9B024" w14:textId="735C9A78">
            <w:pPr>
              <w:rPr>
                <w:rFonts w:ascii="Cambria" w:hAnsi="Cambria" w:eastAsia="Cambria" w:cs="Cambria"/>
                <w:b w:val="1"/>
                <w:bCs w:val="1"/>
                <w:color w:val="000000" w:themeColor="text1"/>
              </w:rPr>
            </w:pPr>
            <w:r w:rsidRPr="64B9FE59" w:rsidR="2E63AC29">
              <w:rPr>
                <w:rFonts w:ascii="Cambria" w:hAnsi="Cambria" w:eastAsia="Cambria" w:cs="Cambria"/>
                <w:b w:val="1"/>
                <w:bCs w:val="1"/>
                <w:color w:val="000000" w:themeColor="text1" w:themeTint="FF" w:themeShade="FF"/>
              </w:rPr>
              <w:t>#</w:t>
            </w:r>
          </w:p>
        </w:tc>
        <w:tc>
          <w:tcPr>
            <w:tcW w:w="2970" w:type="dxa"/>
            <w:tcMar/>
          </w:tcPr>
          <w:p w:rsidRPr="00EA4010" w:rsidR="6BCC2E0F" w:rsidP="50C094D0" w:rsidRDefault="6BCC2E0F" w14:paraId="109E3F05" w14:textId="272A5948">
            <w:pPr>
              <w:rPr>
                <w:rFonts w:ascii="Cambria" w:hAnsi="Cambria" w:eastAsia="Cambria" w:cs="Cambria"/>
                <w:b w:val="1"/>
                <w:bCs w:val="1"/>
                <w:color w:val="000000" w:themeColor="text1"/>
              </w:rPr>
            </w:pPr>
            <w:r w:rsidRPr="64B9FE59" w:rsidR="36026572">
              <w:rPr>
                <w:rFonts w:ascii="Cambria" w:hAnsi="Cambria" w:eastAsia="Cambria" w:cs="Cambria"/>
                <w:b w:val="1"/>
                <w:bCs w:val="1"/>
                <w:color w:val="000000" w:themeColor="text1" w:themeTint="FF" w:themeShade="FF"/>
              </w:rPr>
              <w:t xml:space="preserve">Preference Name </w:t>
            </w:r>
          </w:p>
        </w:tc>
        <w:tc>
          <w:tcPr>
            <w:tcW w:w="5925" w:type="dxa"/>
            <w:tcMar/>
          </w:tcPr>
          <w:p w:rsidRPr="00EA4010" w:rsidR="78CD0C98" w:rsidP="50C094D0" w:rsidRDefault="78CD0C98" w14:paraId="2EA411FF" w14:textId="41952BB9">
            <w:pPr>
              <w:rPr>
                <w:rFonts w:ascii="Cambria" w:hAnsi="Cambria" w:eastAsia="Cambria" w:cs="Cambria"/>
                <w:b w:val="1"/>
                <w:bCs w:val="1"/>
                <w:color w:val="000000" w:themeColor="text1"/>
              </w:rPr>
            </w:pPr>
            <w:r w:rsidRPr="64B9FE59" w:rsidR="2E63AC29">
              <w:rPr>
                <w:rFonts w:ascii="Cambria" w:hAnsi="Cambria" w:eastAsia="Cambria" w:cs="Cambria"/>
                <w:b w:val="1"/>
                <w:bCs w:val="1"/>
                <w:color w:val="000000" w:themeColor="text1" w:themeTint="FF" w:themeShade="FF"/>
              </w:rPr>
              <w:t>Description</w:t>
            </w:r>
          </w:p>
        </w:tc>
      </w:tr>
      <w:tr w:rsidR="50C094D0" w:rsidTr="64B9FE59" w14:paraId="49A9E5C5" w14:textId="77777777">
        <w:trPr>
          <w:trHeight w:val="465"/>
        </w:trPr>
        <w:tc>
          <w:tcPr>
            <w:tcW w:w="465" w:type="dxa"/>
            <w:tcMar/>
          </w:tcPr>
          <w:p w:rsidR="78CD0C98" w:rsidP="50C094D0" w:rsidRDefault="78CD0C98" w14:paraId="37012BCB" w14:textId="1F2CF769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50C094D0">
              <w:rPr>
                <w:rFonts w:ascii="Cambria" w:hAnsi="Cambria" w:eastAsia="Cambria" w:cs="Cambria"/>
                <w:color w:val="000000" w:themeColor="text1"/>
              </w:rPr>
              <w:t>1.</w:t>
            </w:r>
          </w:p>
        </w:tc>
        <w:tc>
          <w:tcPr>
            <w:tcW w:w="2970" w:type="dxa"/>
            <w:tcMar/>
          </w:tcPr>
          <w:p w:rsidR="1195B378" w:rsidP="50C094D0" w:rsidRDefault="1195B378" w14:paraId="6EA2ACEE" w14:textId="03EC0F71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50C094D0">
              <w:rPr>
                <w:rFonts w:ascii="Cambria" w:hAnsi="Cambria" w:eastAsia="Cambria" w:cs="Cambria"/>
                <w:color w:val="000000" w:themeColor="text1"/>
              </w:rPr>
              <w:t>PrefixboxEnabled</w:t>
            </w:r>
          </w:p>
        </w:tc>
        <w:tc>
          <w:tcPr>
            <w:tcW w:w="5925" w:type="dxa"/>
            <w:tcMar/>
          </w:tcPr>
          <w:p w:rsidR="1195B378" w:rsidP="50C094D0" w:rsidRDefault="1195B378" w14:paraId="72F8CC56" w14:textId="15F89CAF">
            <w:pPr>
              <w:rPr>
                <w:rFonts w:ascii="Cambria" w:hAnsi="Cambria" w:eastAsia="Cambria" w:cs="Cambria"/>
              </w:rPr>
            </w:pPr>
            <w:r w:rsidRPr="50C094D0">
              <w:rPr>
                <w:rFonts w:ascii="Cambria" w:hAnsi="Cambria" w:eastAsia="Cambria" w:cs="Cambria"/>
                <w:color w:val="000000" w:themeColor="text1"/>
              </w:rPr>
              <w:t>Enable/disable all Prefixbox functionality</w:t>
            </w:r>
          </w:p>
        </w:tc>
      </w:tr>
      <w:tr w:rsidR="50C094D0" w:rsidTr="64B9FE59" w14:paraId="57514694" w14:textId="77777777">
        <w:trPr>
          <w:trHeight w:val="465"/>
        </w:trPr>
        <w:tc>
          <w:tcPr>
            <w:tcW w:w="465" w:type="dxa"/>
            <w:tcMar/>
          </w:tcPr>
          <w:p w:rsidR="1195B378" w:rsidP="50C094D0" w:rsidRDefault="1195B378" w14:paraId="651448F2" w14:textId="18BD0B3C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50C094D0">
              <w:rPr>
                <w:rFonts w:ascii="Cambria" w:hAnsi="Cambria" w:eastAsia="Cambria" w:cs="Cambria"/>
                <w:color w:val="000000" w:themeColor="text1"/>
              </w:rPr>
              <w:t>2.</w:t>
            </w:r>
          </w:p>
        </w:tc>
        <w:tc>
          <w:tcPr>
            <w:tcW w:w="2970" w:type="dxa"/>
            <w:tcMar/>
          </w:tcPr>
          <w:p w:rsidR="1195B378" w:rsidP="50C094D0" w:rsidRDefault="1195B378" w14:paraId="3946F55D" w14:textId="184B9E32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50C094D0">
              <w:rPr>
                <w:rFonts w:ascii="Cambria" w:hAnsi="Cambria" w:eastAsia="Cambria" w:cs="Cambria"/>
                <w:color w:val="000000" w:themeColor="text1"/>
              </w:rPr>
              <w:t>WebsiteTracker</w:t>
            </w:r>
          </w:p>
        </w:tc>
        <w:tc>
          <w:tcPr>
            <w:tcW w:w="5925" w:type="dxa"/>
            <w:tcMar/>
          </w:tcPr>
          <w:p w:rsidR="00EA4010" w:rsidP="50C094D0" w:rsidRDefault="1195B378" w14:paraId="43B5AE29" w14:textId="6B5513E0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64B9FE59" w:rsidR="367F0D80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This is a unique identifier </w:t>
            </w:r>
            <w:r w:rsidRPr="64B9FE59" w:rsidR="3ECC0045">
              <w:rPr>
                <w:rFonts w:ascii="Cambria" w:hAnsi="Cambria" w:eastAsia="Cambria" w:cs="Cambria"/>
                <w:color w:val="000000" w:themeColor="text1" w:themeTint="FF" w:themeShade="FF"/>
              </w:rPr>
              <w:t>for</w:t>
            </w:r>
            <w:r w:rsidRPr="64B9FE59" w:rsidR="3ECC0045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 </w:t>
            </w:r>
            <w:r w:rsidRPr="64B9FE59" w:rsidR="367F0D80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your website </w:t>
            </w:r>
            <w:r w:rsidRPr="64B9FE59" w:rsidR="3ECC0045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that you get from </w:t>
            </w:r>
            <w:r w:rsidRPr="64B9FE59" w:rsidR="3ECC0045">
              <w:rPr>
                <w:rFonts w:ascii="Cambria" w:hAnsi="Cambria" w:eastAsia="Cambria" w:cs="Cambria"/>
                <w:color w:val="000000" w:themeColor="text1" w:themeTint="FF" w:themeShade="FF"/>
              </w:rPr>
              <w:t>P</w:t>
            </w:r>
            <w:r w:rsidRPr="64B9FE59" w:rsidR="367F0D80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refixbox. </w:t>
            </w:r>
          </w:p>
          <w:p w:rsidR="00EA4010" w:rsidP="50C094D0" w:rsidRDefault="00EA4010" w14:paraId="16AD0B01" w14:textId="77777777">
            <w:pPr>
              <w:rPr>
                <w:rFonts w:ascii="Cambria" w:hAnsi="Cambria" w:eastAsia="Cambria" w:cs="Cambria"/>
                <w:color w:val="000000" w:themeColor="text1"/>
              </w:rPr>
            </w:pPr>
          </w:p>
          <w:p w:rsidR="00EA4010" w:rsidP="50C094D0" w:rsidRDefault="1195B378" w14:paraId="63F0B64F" w14:textId="0DE43DC6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64B9FE59" w:rsidR="3ECC0045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To get it, </w:t>
            </w:r>
            <w:r w:rsidRPr="64B9FE59" w:rsidR="022ED0F8">
              <w:rPr>
                <w:rFonts w:ascii="Cambria" w:hAnsi="Cambria" w:eastAsia="Cambria" w:cs="Cambria"/>
                <w:color w:val="000000" w:themeColor="text1" w:themeTint="FF" w:themeShade="FF"/>
              </w:rPr>
              <w:t>create your account</w:t>
            </w:r>
            <w:r w:rsidRPr="64B9FE59" w:rsidR="3ECC0045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 </w:t>
            </w:r>
            <w:r w:rsidRPr="64B9FE59" w:rsidR="022ED0F8">
              <w:rPr>
                <w:rFonts w:ascii="Cambria" w:hAnsi="Cambria" w:eastAsia="Cambria" w:cs="Cambria"/>
                <w:color w:val="000000" w:themeColor="text1" w:themeTint="FF" w:themeShade="FF"/>
              </w:rPr>
              <w:t>in</w:t>
            </w:r>
            <w:r w:rsidRPr="64B9FE59" w:rsidR="3ECC0045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 the</w:t>
            </w:r>
            <w:r w:rsidRPr="64B9FE59" w:rsidR="367F0D80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 </w:t>
            </w:r>
            <w:hyperlink r:id="Rb47095acd7994bc4">
              <w:r w:rsidRPr="64B9FE59" w:rsidR="367F0D80">
                <w:rPr>
                  <w:rStyle w:val="Hyperlink"/>
                  <w:rFonts w:ascii="Cambria" w:hAnsi="Cambria" w:eastAsia="Cambria" w:cs="Cambria"/>
                </w:rPr>
                <w:t>Prefixbox Admin Portal</w:t>
              </w:r>
            </w:hyperlink>
            <w:r w:rsidRPr="64B9FE59" w:rsidR="022ED0F8">
              <w:rPr>
                <w:rStyle w:val="Hyperlink"/>
                <w:rFonts w:ascii="Cambria" w:hAnsi="Cambria" w:eastAsia="Cambria" w:cs="Cambria"/>
              </w:rPr>
              <w:t>.</w:t>
            </w:r>
          </w:p>
          <w:p w:rsidR="00EA4010" w:rsidP="50C094D0" w:rsidRDefault="00EA4010" w14:paraId="65C7049A" w14:textId="77777777">
            <w:pPr>
              <w:rPr>
                <w:rFonts w:ascii="Cambria" w:hAnsi="Cambria" w:eastAsia="Cambria" w:cs="Cambria"/>
                <w:color w:val="000000" w:themeColor="text1"/>
              </w:rPr>
            </w:pPr>
          </w:p>
          <w:p w:rsidR="1195B378" w:rsidP="64B9FE59" w:rsidRDefault="1195B378" w14:paraId="611F937A" w14:textId="0154C85C">
            <w:pPr>
              <w:rPr>
                <w:rFonts w:ascii="Cambria" w:hAnsi="Cambria" w:eastAsia="Cambria" w:cs="Cambria"/>
                <w:color w:val="000000" w:themeColor="text1" w:themeTint="FF" w:themeShade="FF"/>
              </w:rPr>
            </w:pPr>
          </w:p>
        </w:tc>
      </w:tr>
      <w:tr w:rsidR="50C094D0" w:rsidTr="64B9FE59" w14:paraId="476BFEDA" w14:textId="77777777">
        <w:trPr>
          <w:trHeight w:val="435"/>
        </w:trPr>
        <w:tc>
          <w:tcPr>
            <w:tcW w:w="465" w:type="dxa"/>
            <w:tcMar/>
          </w:tcPr>
          <w:p w:rsidR="6E31F073" w:rsidP="50C094D0" w:rsidRDefault="6E31F073" w14:paraId="71FEE653" w14:textId="218F3320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50C094D0">
              <w:rPr>
                <w:rFonts w:ascii="Cambria" w:hAnsi="Cambria" w:eastAsia="Cambria" w:cs="Cambria"/>
                <w:color w:val="000000" w:themeColor="text1"/>
              </w:rPr>
              <w:t>3.</w:t>
            </w:r>
          </w:p>
        </w:tc>
        <w:tc>
          <w:tcPr>
            <w:tcW w:w="2970" w:type="dxa"/>
            <w:tcMar/>
          </w:tcPr>
          <w:p w:rsidR="6E31F073" w:rsidP="50C094D0" w:rsidRDefault="6E31F073" w14:paraId="2CC33C78" w14:textId="4825C764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50C094D0">
              <w:rPr>
                <w:rFonts w:ascii="Cambria" w:hAnsi="Cambria" w:eastAsia="Cambria" w:cs="Cambria"/>
                <w:color w:val="000000" w:themeColor="text1"/>
              </w:rPr>
              <w:t>ApiKey</w:t>
            </w:r>
          </w:p>
        </w:tc>
        <w:tc>
          <w:tcPr>
            <w:tcW w:w="5925" w:type="dxa"/>
            <w:tcMar/>
          </w:tcPr>
          <w:p w:rsidR="00A57146" w:rsidP="50C094D0" w:rsidRDefault="6E31F073" w14:paraId="796B61B1" w14:textId="2805E523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64B9FE59" w:rsidR="358D45F4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This is the </w:t>
            </w:r>
            <w:r w:rsidRPr="64B9FE59" w:rsidR="022ED0F8">
              <w:rPr>
                <w:rFonts w:ascii="Cambria" w:hAnsi="Cambria" w:eastAsia="Cambria" w:cs="Cambria"/>
                <w:color w:val="000000" w:themeColor="text1" w:themeTint="FF" w:themeShade="FF"/>
              </w:rPr>
              <w:t>w</w:t>
            </w:r>
            <w:r w:rsidRPr="64B9FE59" w:rsidR="358D45F4">
              <w:rPr>
                <w:rFonts w:ascii="Cambria" w:hAnsi="Cambria" w:eastAsia="Cambria" w:cs="Cambria"/>
                <w:color w:val="000000" w:themeColor="text1" w:themeTint="FF" w:themeShade="FF"/>
              </w:rPr>
              <w:t>ebsite API key</w:t>
            </w:r>
            <w:r w:rsidRPr="64B9FE59" w:rsidR="022ED0F8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 </w:t>
            </w:r>
            <w:commentRangeStart w:id="101"/>
            <w:commentRangeStart w:id="2104705125"/>
            <w:r w:rsidRPr="64B9FE59" w:rsidR="022ED0F8">
              <w:rPr>
                <w:rFonts w:ascii="Cambria" w:hAnsi="Cambria" w:eastAsia="Cambria" w:cs="Cambria"/>
                <w:color w:val="000000" w:themeColor="text1" w:themeTint="FF" w:themeShade="FF"/>
              </w:rPr>
              <w:t>g</w:t>
            </w:r>
            <w:r w:rsidRPr="64B9FE59" w:rsidR="022ED0F8">
              <w:rPr>
                <w:rFonts w:ascii="Cambria" w:hAnsi="Cambria" w:eastAsia="Cambria" w:cs="Cambria"/>
                <w:color w:val="000000" w:themeColor="text1" w:themeTint="FF" w:themeShade="FF"/>
              </w:rPr>
              <w:t>enerated by Prefixbox</w:t>
            </w:r>
            <w:commentRangeEnd w:id="101"/>
            <w:r>
              <w:rPr>
                <w:rStyle w:val="CommentReference"/>
              </w:rPr>
              <w:commentReference w:id="101"/>
            </w:r>
            <w:commentRangeEnd w:id="2104705125"/>
            <w:r>
              <w:rPr>
                <w:rStyle w:val="CommentReference"/>
              </w:rPr>
              <w:commentReference w:id="2104705125"/>
            </w:r>
            <w:r w:rsidRPr="64B9FE59" w:rsidR="358D45F4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. </w:t>
            </w:r>
          </w:p>
          <w:p w:rsidR="00A57146" w:rsidP="50C094D0" w:rsidRDefault="00A57146" w14:paraId="3621FF80" w14:textId="77777777">
            <w:pPr>
              <w:rPr>
                <w:rFonts w:ascii="Cambria" w:hAnsi="Cambria" w:eastAsia="Cambria" w:cs="Cambria"/>
                <w:color w:val="000000" w:themeColor="text1"/>
              </w:rPr>
            </w:pPr>
          </w:p>
          <w:p w:rsidR="00A57146" w:rsidP="50C094D0" w:rsidRDefault="6E31F073" w14:paraId="21B93AEF" w14:textId="77777777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64B9FE59" w:rsidR="358D45F4">
              <w:rPr>
                <w:rFonts w:ascii="Cambria" w:hAnsi="Cambria" w:eastAsia="Cambria" w:cs="Cambria"/>
                <w:color w:val="000000" w:themeColor="text1" w:themeTint="FF" w:themeShade="FF"/>
              </w:rPr>
              <w:t>Please keep it secret and use it ONLY from your backend</w:t>
            </w:r>
            <w:r w:rsidRPr="64B9FE59" w:rsidR="022ED0F8">
              <w:rPr>
                <w:rFonts w:ascii="Cambria" w:hAnsi="Cambria" w:eastAsia="Cambria" w:cs="Cambria"/>
                <w:color w:val="000000" w:themeColor="text1" w:themeTint="FF" w:themeShade="FF"/>
              </w:rPr>
              <w:t>.</w:t>
            </w:r>
          </w:p>
          <w:p w:rsidR="00A57146" w:rsidP="50C094D0" w:rsidRDefault="00A57146" w14:paraId="66B77F77" w14:textId="77777777">
            <w:pPr>
              <w:rPr>
                <w:rFonts w:ascii="Cambria" w:hAnsi="Cambria" w:eastAsia="Cambria" w:cs="Cambria"/>
                <w:color w:val="000000" w:themeColor="text1"/>
              </w:rPr>
            </w:pPr>
          </w:p>
          <w:p w:rsidR="00A57146" w:rsidP="50C094D0" w:rsidRDefault="6E31F073" w14:paraId="0719FBEA" w14:textId="2F35D9E9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64B9FE59" w:rsidR="022ED0F8">
              <w:rPr>
                <w:rFonts w:ascii="Cambria" w:hAnsi="Cambria" w:eastAsia="Cambria" w:cs="Cambria"/>
                <w:color w:val="000000" w:themeColor="text1" w:themeTint="FF" w:themeShade="FF"/>
              </w:rPr>
              <w:t>T</w:t>
            </w:r>
            <w:r w:rsidRPr="64B9FE59" w:rsidR="358D45F4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his key is used to create, </w:t>
            </w:r>
            <w:r w:rsidRPr="64B9FE59" w:rsidR="358D45F4">
              <w:rPr>
                <w:rFonts w:ascii="Cambria" w:hAnsi="Cambria" w:eastAsia="Cambria" w:cs="Cambria"/>
                <w:color w:val="000000" w:themeColor="text1" w:themeTint="FF" w:themeShade="FF"/>
              </w:rPr>
              <w:t>update</w:t>
            </w:r>
            <w:r w:rsidRPr="64B9FE59" w:rsidR="358D45F4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 and DELETE your indices, </w:t>
            </w:r>
            <w:r w:rsidRPr="64B9FE59" w:rsidR="358D45F4">
              <w:rPr>
                <w:rFonts w:ascii="Cambria" w:hAnsi="Cambria" w:eastAsia="Cambria" w:cs="Cambria"/>
                <w:color w:val="000000" w:themeColor="text1" w:themeTint="FF" w:themeShade="FF"/>
              </w:rPr>
              <w:t>searches</w:t>
            </w:r>
            <w:r w:rsidRPr="64B9FE59" w:rsidR="358D45F4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 and applications. </w:t>
            </w:r>
          </w:p>
          <w:p w:rsidR="6E31F073" w:rsidP="50C094D0" w:rsidRDefault="6E31F073" w14:paraId="236991FD" w14:textId="727D3E0B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64B9FE59" w:rsidR="358D45F4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You can get it on the </w:t>
            </w:r>
            <w:hyperlink r:id="R7eb31dbd9e754a83">
              <w:r w:rsidRPr="64B9FE59" w:rsidR="358D45F4">
                <w:rPr>
                  <w:rStyle w:val="Hyperlink"/>
                  <w:rFonts w:ascii="Cambria" w:hAnsi="Cambria" w:eastAsia="Cambria" w:cs="Cambria"/>
                </w:rPr>
                <w:t>Prefixbox Admin Portal</w:t>
              </w:r>
            </w:hyperlink>
            <w:r w:rsidRPr="64B9FE59" w:rsidR="358D45F4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 </w:t>
            </w:r>
            <w:r w:rsidRPr="64B9FE59" w:rsidR="022ED0F8">
              <w:rPr>
                <w:rFonts w:ascii="Cambria" w:hAnsi="Cambria" w:eastAsia="Cambria" w:cs="Cambria"/>
                <w:color w:val="000000" w:themeColor="text1" w:themeTint="FF" w:themeShade="FF"/>
              </w:rPr>
              <w:t>on</w:t>
            </w:r>
            <w:r w:rsidRPr="64B9FE59" w:rsidR="022ED0F8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 </w:t>
            </w:r>
            <w:r w:rsidRPr="64B9FE59" w:rsidR="75B33FC6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the </w:t>
            </w:r>
            <w:r w:rsidRPr="64B9FE59" w:rsidR="022ED0F8">
              <w:rPr>
                <w:rFonts w:ascii="Cambria" w:hAnsi="Cambria" w:eastAsia="Cambria" w:cs="Cambria"/>
                <w:b w:val="1"/>
                <w:bCs w:val="1"/>
                <w:i w:val="1"/>
                <w:iCs w:val="1"/>
                <w:color w:val="000000" w:themeColor="text1" w:themeTint="FF" w:themeShade="FF"/>
              </w:rPr>
              <w:t>W</w:t>
            </w:r>
            <w:r w:rsidRPr="64B9FE59" w:rsidR="358D45F4">
              <w:rPr>
                <w:rFonts w:ascii="Cambria" w:hAnsi="Cambria" w:eastAsia="Cambria" w:cs="Cambria"/>
                <w:b w:val="1"/>
                <w:bCs w:val="1"/>
                <w:i w:val="1"/>
                <w:iCs w:val="1"/>
                <w:color w:val="000000" w:themeColor="text1" w:themeTint="FF" w:themeShade="FF"/>
              </w:rPr>
              <w:t xml:space="preserve">ebsite </w:t>
            </w:r>
            <w:r w:rsidRPr="64B9FE59" w:rsidR="022ED0F8">
              <w:rPr>
                <w:rFonts w:ascii="Cambria" w:hAnsi="Cambria" w:eastAsia="Cambria" w:cs="Cambria"/>
                <w:b w:val="1"/>
                <w:bCs w:val="1"/>
                <w:i w:val="1"/>
                <w:iCs w:val="1"/>
                <w:color w:val="000000" w:themeColor="text1" w:themeTint="FF" w:themeShade="FF"/>
              </w:rPr>
              <w:t>S</w:t>
            </w:r>
            <w:r w:rsidRPr="64B9FE59" w:rsidR="358D45F4">
              <w:rPr>
                <w:rFonts w:ascii="Cambria" w:hAnsi="Cambria" w:eastAsia="Cambria" w:cs="Cambria"/>
                <w:b w:val="1"/>
                <w:bCs w:val="1"/>
                <w:i w:val="1"/>
                <w:iCs w:val="1"/>
                <w:color w:val="000000" w:themeColor="text1" w:themeTint="FF" w:themeShade="FF"/>
              </w:rPr>
              <w:t xml:space="preserve">ettings </w:t>
            </w:r>
            <w:r w:rsidRPr="64B9FE59" w:rsidR="022ED0F8">
              <w:rPr>
                <w:rFonts w:ascii="Cambria" w:hAnsi="Cambria" w:eastAsia="Cambria" w:cs="Cambria"/>
                <w:b w:val="1"/>
                <w:bCs w:val="1"/>
                <w:i w:val="1"/>
                <w:iCs w:val="1"/>
                <w:color w:val="000000" w:themeColor="text1" w:themeTint="FF" w:themeShade="FF"/>
              </w:rPr>
              <w:t>P</w:t>
            </w:r>
            <w:r w:rsidRPr="64B9FE59" w:rsidR="358D45F4">
              <w:rPr>
                <w:rFonts w:ascii="Cambria" w:hAnsi="Cambria" w:eastAsia="Cambria" w:cs="Cambria"/>
                <w:b w:val="1"/>
                <w:bCs w:val="1"/>
                <w:i w:val="1"/>
                <w:iCs w:val="1"/>
                <w:color w:val="000000" w:themeColor="text1" w:themeTint="FF" w:themeShade="FF"/>
              </w:rPr>
              <w:t>age</w:t>
            </w:r>
            <w:r w:rsidRPr="64B9FE59" w:rsidR="4FDD0B3E">
              <w:rPr>
                <w:rFonts w:ascii="Cambria" w:hAnsi="Cambria" w:eastAsia="Cambria" w:cs="Cambria"/>
                <w:b w:val="1"/>
                <w:bCs w:val="1"/>
                <w:i w:val="1"/>
                <w:iCs w:val="1"/>
                <w:color w:val="000000" w:themeColor="text1" w:themeTint="FF" w:themeShade="FF"/>
              </w:rPr>
              <w:t>.</w:t>
            </w:r>
          </w:p>
        </w:tc>
      </w:tr>
      <w:tr w:rsidR="50C094D0" w:rsidTr="64B9FE59" w14:paraId="44641067" w14:textId="77777777">
        <w:trPr>
          <w:trHeight w:val="465"/>
        </w:trPr>
        <w:tc>
          <w:tcPr>
            <w:tcW w:w="465" w:type="dxa"/>
            <w:tcMar/>
          </w:tcPr>
          <w:p w:rsidR="7E45639D" w:rsidP="50C094D0" w:rsidRDefault="7E45639D" w14:paraId="2F2D0A41" w14:textId="10A82838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50C094D0">
              <w:rPr>
                <w:rFonts w:ascii="Cambria" w:hAnsi="Cambria" w:eastAsia="Cambria" w:cs="Cambria"/>
                <w:color w:val="000000" w:themeColor="text1"/>
              </w:rPr>
              <w:t>4.</w:t>
            </w:r>
          </w:p>
        </w:tc>
        <w:tc>
          <w:tcPr>
            <w:tcW w:w="2970" w:type="dxa"/>
            <w:tcMar/>
          </w:tcPr>
          <w:p w:rsidR="7E45639D" w:rsidP="50C094D0" w:rsidRDefault="7E45639D" w14:paraId="4B07DC8E" w14:textId="47EEC880">
            <w:pPr>
              <w:rPr>
                <w:rFonts w:ascii="Cambria" w:hAnsi="Cambria" w:eastAsia="Cambria" w:cs="Cambria"/>
                <w:color w:val="333333"/>
              </w:rPr>
            </w:pPr>
            <w:r w:rsidRPr="50C094D0">
              <w:rPr>
                <w:rFonts w:ascii="Cambria" w:hAnsi="Cambria" w:eastAsia="Cambria" w:cs="Cambria"/>
                <w:color w:val="333333"/>
              </w:rPr>
              <w:t>Fields</w:t>
            </w:r>
          </w:p>
        </w:tc>
        <w:tc>
          <w:tcPr>
            <w:tcW w:w="5925" w:type="dxa"/>
            <w:tcMar/>
          </w:tcPr>
          <w:p w:rsidR="00A57146" w:rsidP="50C094D0" w:rsidRDefault="00A57146" w14:paraId="4F76C069" w14:textId="1422CADA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64B9FE59" w:rsidR="022ED0F8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These are </w:t>
            </w:r>
            <w:r w:rsidRPr="64B9FE59" w:rsidR="022ED0F8">
              <w:rPr>
                <w:rFonts w:ascii="Cambria" w:hAnsi="Cambria" w:eastAsia="Cambria" w:cs="Cambria"/>
                <w:color w:val="000000" w:themeColor="text1" w:themeTint="FF" w:themeShade="FF"/>
              </w:rPr>
              <w:t>a</w:t>
            </w:r>
            <w:r w:rsidRPr="64B9FE59" w:rsidR="6950417F">
              <w:rPr>
                <w:rFonts w:ascii="Cambria" w:hAnsi="Cambria" w:eastAsia="Cambria" w:cs="Cambria"/>
                <w:color w:val="000000" w:themeColor="text1" w:themeTint="FF" w:themeShade="FF"/>
              </w:rPr>
              <w:t>dditional</w:t>
            </w:r>
            <w:r w:rsidRPr="64B9FE59" w:rsidR="6950417F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 attributes of </w:t>
            </w:r>
            <w:r w:rsidRPr="64B9FE59" w:rsidR="022ED0F8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a </w:t>
            </w:r>
            <w:r w:rsidRPr="64B9FE59" w:rsidR="022ED0F8">
              <w:rPr>
                <w:rFonts w:ascii="Cambria" w:hAnsi="Cambria" w:eastAsia="Cambria" w:cs="Cambria"/>
                <w:color w:val="000000" w:themeColor="text1" w:themeTint="FF" w:themeShade="FF"/>
              </w:rPr>
              <w:t>p</w:t>
            </w:r>
            <w:r w:rsidRPr="64B9FE59" w:rsidR="6950417F">
              <w:rPr>
                <w:rFonts w:ascii="Cambria" w:hAnsi="Cambria" w:eastAsia="Cambria" w:cs="Cambria"/>
                <w:color w:val="000000" w:themeColor="text1" w:themeTint="FF" w:themeShade="FF"/>
              </w:rPr>
              <w:t>roduct</w:t>
            </w:r>
            <w:r w:rsidRPr="64B9FE59" w:rsidR="6950417F">
              <w:rPr>
                <w:rFonts w:ascii="Cambria" w:hAnsi="Cambria" w:eastAsia="Cambria" w:cs="Cambria"/>
                <w:color w:val="000000" w:themeColor="text1" w:themeTint="FF" w:themeShade="FF"/>
              </w:rPr>
              <w:t xml:space="preserve">. </w:t>
            </w:r>
          </w:p>
          <w:p w:rsidR="00A57146" w:rsidP="50C094D0" w:rsidRDefault="00A57146" w14:paraId="791CAE78" w14:textId="77777777">
            <w:pPr>
              <w:rPr>
                <w:rFonts w:ascii="Cambria" w:hAnsi="Cambria" w:eastAsia="Cambria" w:cs="Cambria"/>
                <w:color w:val="000000" w:themeColor="text1"/>
              </w:rPr>
            </w:pPr>
          </w:p>
          <w:p w:rsidR="7E45639D" w:rsidP="50C094D0" w:rsidRDefault="7E45639D" w14:paraId="4EF1EC56" w14:textId="654A9400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50C094D0">
              <w:rPr>
                <w:rFonts w:ascii="Cambria" w:hAnsi="Cambria" w:eastAsia="Cambria" w:cs="Cambria"/>
                <w:color w:val="000000" w:themeColor="text1"/>
              </w:rPr>
              <w:t>This is the list of the fields that will be mapped for Prefixbox product feed.</w:t>
            </w:r>
          </w:p>
        </w:tc>
      </w:tr>
      <w:tr w:rsidR="50C094D0" w:rsidTr="64B9FE59" w14:paraId="5C8A7EBF" w14:textId="77777777">
        <w:trPr>
          <w:trHeight w:val="510"/>
        </w:trPr>
        <w:tc>
          <w:tcPr>
            <w:tcW w:w="465" w:type="dxa"/>
            <w:tcMar/>
          </w:tcPr>
          <w:p w:rsidR="7E45639D" w:rsidP="50C094D0" w:rsidRDefault="7E45639D" w14:paraId="684DEADB" w14:textId="0263CBAC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50C094D0">
              <w:rPr>
                <w:rFonts w:ascii="Cambria" w:hAnsi="Cambria" w:eastAsia="Cambria" w:cs="Cambria"/>
                <w:color w:val="000000" w:themeColor="text1"/>
              </w:rPr>
              <w:t>5.</w:t>
            </w:r>
          </w:p>
        </w:tc>
        <w:tc>
          <w:tcPr>
            <w:tcW w:w="2970" w:type="dxa"/>
            <w:tcMar/>
          </w:tcPr>
          <w:p w:rsidR="7E45639D" w:rsidP="50C094D0" w:rsidRDefault="7E45639D" w14:paraId="0FD78A53" w14:textId="737E9190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50C094D0">
              <w:rPr>
                <w:rFonts w:ascii="Cambria" w:hAnsi="Cambria" w:eastAsia="Cambria" w:cs="Cambria"/>
                <w:color w:val="000000" w:themeColor="text1"/>
              </w:rPr>
              <w:t>ProductSyncEnabled</w:t>
            </w:r>
          </w:p>
        </w:tc>
        <w:tc>
          <w:tcPr>
            <w:tcW w:w="5925" w:type="dxa"/>
            <w:tcMar/>
          </w:tcPr>
          <w:p w:rsidR="7E45639D" w:rsidP="50C094D0" w:rsidRDefault="7E45639D" w14:paraId="36E614A3" w14:textId="5C169936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50C094D0">
              <w:rPr>
                <w:rFonts w:ascii="Cambria" w:hAnsi="Cambria" w:eastAsia="Cambria" w:cs="Cambria"/>
                <w:color w:val="000000" w:themeColor="text1"/>
              </w:rPr>
              <w:t>Connect your product catalog to Prefixbox.</w:t>
            </w:r>
          </w:p>
        </w:tc>
      </w:tr>
      <w:tr w:rsidR="50C094D0" w:rsidTr="64B9FE59" w14:paraId="1FA0A70F" w14:textId="77777777">
        <w:trPr>
          <w:trHeight w:val="450"/>
        </w:trPr>
        <w:tc>
          <w:tcPr>
            <w:tcW w:w="465" w:type="dxa"/>
            <w:tcMar/>
          </w:tcPr>
          <w:p w:rsidR="7E45639D" w:rsidP="50C094D0" w:rsidRDefault="7E45639D" w14:paraId="5590C1D9" w14:textId="0DB85E3A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50C094D0">
              <w:rPr>
                <w:rFonts w:ascii="Cambria" w:hAnsi="Cambria" w:eastAsia="Cambria" w:cs="Cambria"/>
                <w:color w:val="000000" w:themeColor="text1"/>
              </w:rPr>
              <w:t>6</w:t>
            </w:r>
          </w:p>
        </w:tc>
        <w:tc>
          <w:tcPr>
            <w:tcW w:w="2970" w:type="dxa"/>
            <w:tcMar/>
          </w:tcPr>
          <w:p w:rsidR="7E45639D" w:rsidP="50C094D0" w:rsidRDefault="7E45639D" w14:paraId="0D764DDC" w14:textId="09D13C03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50C094D0">
              <w:rPr>
                <w:rFonts w:ascii="Cambria" w:hAnsi="Cambria" w:eastAsia="Cambria" w:cs="Cambria"/>
                <w:color w:val="000000" w:themeColor="text1"/>
              </w:rPr>
              <w:t>ProductVariantExport</w:t>
            </w:r>
          </w:p>
        </w:tc>
        <w:tc>
          <w:tcPr>
            <w:tcW w:w="5925" w:type="dxa"/>
            <w:tcMar/>
          </w:tcPr>
          <w:p w:rsidR="7E45639D" w:rsidP="50C094D0" w:rsidRDefault="7E45639D" w14:paraId="4C925E29" w14:textId="1C0775EF">
            <w:pPr>
              <w:rPr>
                <w:rFonts w:ascii="Cambria" w:hAnsi="Cambria" w:eastAsia="Cambria" w:cs="Cambria"/>
                <w:color w:val="000000" w:themeColor="text1"/>
              </w:rPr>
            </w:pPr>
            <w:r w:rsidRPr="50C094D0">
              <w:rPr>
                <w:rFonts w:ascii="Cambria" w:hAnsi="Cambria" w:eastAsia="Cambria" w:cs="Cambria"/>
                <w:color w:val="000000" w:themeColor="text1"/>
              </w:rPr>
              <w:t>Enable/disable product variant export.</w:t>
            </w:r>
          </w:p>
        </w:tc>
      </w:tr>
    </w:tbl>
    <w:p w:rsidR="50C094D0" w:rsidP="50C094D0" w:rsidRDefault="50C094D0" w14:paraId="19631A51" w14:textId="56034AAC"/>
    <w:p w:rsidR="1BEEE4C2" w:rsidP="50C094D0" w:rsidRDefault="1BEEE4C2" w14:paraId="5EAE9FF8" w14:textId="720B2123">
      <w:pPr>
        <w:rPr>
          <w:rStyle w:val="Heading2Char"/>
          <w:rFonts w:ascii="Cambria" w:hAnsi="Cambria" w:eastAsia="Cambria" w:cs="Cambria"/>
          <w:b w:val="1"/>
          <w:bCs w:val="1"/>
        </w:rPr>
      </w:pPr>
      <w:bookmarkStart w:name="_Toc455713247" w:id="185530772"/>
      <w:r w:rsidRPr="64B9FE59" w:rsidR="1BEEE4C2">
        <w:rPr>
          <w:rStyle w:val="Heading2Char"/>
          <w:rFonts w:ascii="Cambria" w:hAnsi="Cambria" w:eastAsia="Cambria" w:cs="Cambria"/>
          <w:b w:val="1"/>
          <w:bCs w:val="1"/>
        </w:rPr>
        <w:t>3.5 Services</w:t>
      </w:r>
      <w:bookmarkEnd w:id="185530772"/>
    </w:p>
    <w:p w:rsidR="50C094D0" w:rsidP="50C094D0" w:rsidRDefault="50C094D0" w14:paraId="5F381E5E" w14:textId="6D141595"/>
    <w:p w:rsidR="00A57146" w:rsidP="50C094D0" w:rsidRDefault="2A724A60" w14:paraId="5F8C511E" w14:textId="77777777">
      <w:pPr>
        <w:rPr>
          <w:rFonts w:ascii="Cambria" w:hAnsi="Cambria" w:eastAsia="Cambria" w:cs="Cambria"/>
        </w:rPr>
      </w:pPr>
      <w:r w:rsidRPr="64B9FE59" w:rsidR="2A724A60">
        <w:rPr>
          <w:rFonts w:ascii="Cambria" w:hAnsi="Cambria" w:eastAsia="Cambria" w:cs="Cambria"/>
        </w:rPr>
        <w:t xml:space="preserve">Configure Prefixbox Service Credentials. Importing the prefixbox.zip metadata file will create many Prefixbox services, profiles, and credentials. </w:t>
      </w:r>
    </w:p>
    <w:p w:rsidR="00A57146" w:rsidP="50C094D0" w:rsidRDefault="00A57146" w14:paraId="03075C08" w14:textId="77777777">
      <w:pPr>
        <w:rPr>
          <w:rFonts w:ascii="Cambria" w:hAnsi="Cambria" w:eastAsia="Cambria" w:cs="Cambria"/>
        </w:rPr>
      </w:pPr>
    </w:p>
    <w:p w:rsidR="2A724A60" w:rsidP="64B9FE59" w:rsidRDefault="2A724A60" w14:paraId="51D7358B" w14:textId="3D41091C">
      <w:pPr>
        <w:rPr>
          <w:rFonts w:ascii="Cambria" w:hAnsi="Cambria" w:eastAsia="Cambria" w:cs="Cambria"/>
          <w:b w:val="1"/>
          <w:bCs w:val="1"/>
          <w:i w:val="1"/>
          <w:iCs w:val="1"/>
        </w:rPr>
      </w:pPr>
      <w:r w:rsidRPr="64B9FE59" w:rsidR="2A724A60">
        <w:rPr>
          <w:rFonts w:ascii="Cambria" w:hAnsi="Cambria" w:eastAsia="Cambria" w:cs="Cambria"/>
        </w:rPr>
        <w:t>Verify that the following exists</w:t>
      </w:r>
      <w:r w:rsidRPr="64B9FE59" w:rsidR="2A724A60">
        <w:rPr>
          <w:rFonts w:ascii="Cambria" w:hAnsi="Cambria" w:eastAsia="Cambria" w:cs="Cambria"/>
        </w:rPr>
        <w:t xml:space="preserve">.  </w:t>
      </w:r>
      <w:r w:rsidRPr="64B9FE59" w:rsidR="2A724A60">
        <w:rPr>
          <w:rFonts w:ascii="Cambria" w:hAnsi="Cambria" w:eastAsia="Cambria" w:cs="Cambria"/>
        </w:rPr>
        <w:t xml:space="preserve">You can check services, </w:t>
      </w:r>
      <w:r w:rsidRPr="64B9FE59" w:rsidR="2A724A60">
        <w:rPr>
          <w:rFonts w:ascii="Cambria" w:hAnsi="Cambria" w:eastAsia="Cambria" w:cs="Cambria"/>
        </w:rPr>
        <w:t>profiles</w:t>
      </w:r>
      <w:r w:rsidRPr="64B9FE59" w:rsidR="2A724A60">
        <w:rPr>
          <w:rFonts w:ascii="Cambria" w:hAnsi="Cambria" w:eastAsia="Cambria" w:cs="Cambria"/>
        </w:rPr>
        <w:t xml:space="preserve"> and credentials under </w:t>
      </w:r>
      <w:r w:rsidRPr="64B9FE59" w:rsidR="2A724A60">
        <w:rPr>
          <w:rFonts w:ascii="Cambria" w:hAnsi="Cambria" w:eastAsia="Cambria" w:cs="Cambria"/>
          <w:b w:val="1"/>
          <w:bCs w:val="1"/>
          <w:i w:val="1"/>
          <w:iCs w:val="1"/>
        </w:rPr>
        <w:t>Administration &gt; Operations &gt; Services</w:t>
      </w:r>
    </w:p>
    <w:p w:rsidR="00A57146" w:rsidP="50C094D0" w:rsidRDefault="00A57146" w14:paraId="35BF9418" w14:textId="77777777">
      <w:pPr>
        <w:rPr>
          <w:rStyle w:val="Heading2Char"/>
          <w:rFonts w:ascii="Cambria" w:hAnsi="Cambria" w:eastAsia="Cambria" w:cs="Cambria"/>
          <w:b/>
          <w:bCs/>
          <w:i/>
          <w:iCs/>
          <w:color w:val="auto"/>
          <w:sz w:val="24"/>
          <w:szCs w:val="24"/>
        </w:rPr>
      </w:pPr>
    </w:p>
    <w:p w:rsidR="1BEEE4C2" w:rsidP="50C094D0" w:rsidRDefault="1BEEE4C2" w14:paraId="5A92EA45" w14:textId="55CB20B7">
      <w:pPr>
        <w:rPr>
          <w:rStyle w:val="Heading2Char"/>
          <w:rFonts w:ascii="Cambria" w:hAnsi="Cambria" w:eastAsia="Cambria" w:cs="Cambria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200A8B77" wp14:editId="702BF0DC">
            <wp:extent cx="6057900" cy="1224200"/>
            <wp:effectExtent l="0" t="0" r="0" b="0"/>
            <wp:docPr id="1064703270" name="Picture 1064703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2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0C094D0">
        <w:rPr>
          <w:rStyle w:val="Heading2Char"/>
          <w:rFonts w:ascii="Cambria" w:hAnsi="Cambria" w:eastAsia="Cambria" w:cs="Cambria"/>
          <w:color w:val="auto"/>
          <w:sz w:val="24"/>
          <w:szCs w:val="24"/>
        </w:rPr>
        <w:t>Usually, these service definitions do not need to be modified.</w:t>
      </w:r>
    </w:p>
    <w:p w:rsidR="50C094D0" w:rsidP="50C094D0" w:rsidRDefault="50C094D0" w14:paraId="08519158" w14:textId="324B53A5">
      <w:pPr>
        <w:pStyle w:val="Heading2"/>
        <w:rPr>
          <w:rStyle w:val="Heading2Char"/>
          <w:rFonts w:ascii="Cambria" w:hAnsi="Cambria" w:eastAsia="Cambria" w:cs="Cambria"/>
          <w:color w:val="auto"/>
          <w:sz w:val="24"/>
          <w:szCs w:val="24"/>
        </w:rPr>
      </w:pPr>
    </w:p>
    <w:p w:rsidR="371FEA98" w:rsidP="50C094D0" w:rsidRDefault="371FEA98" w14:paraId="439A110A" w14:textId="3A15F266">
      <w:pPr>
        <w:pStyle w:val="Heading2"/>
        <w:rPr>
          <w:rFonts w:ascii="Cambria" w:hAnsi="Cambria" w:eastAsia="Cambria" w:cs="Cambria"/>
          <w:b w:val="1"/>
          <w:bCs w:val="1"/>
        </w:rPr>
      </w:pPr>
      <w:bookmarkStart w:name="_Toc1638875875" w:id="2159574"/>
      <w:r w:rsidRPr="64B9FE59" w:rsidR="371FEA98">
        <w:rPr>
          <w:rFonts w:ascii="Cambria" w:hAnsi="Cambria" w:eastAsia="Cambria" w:cs="Cambria"/>
          <w:b w:val="1"/>
          <w:bCs w:val="1"/>
        </w:rPr>
        <w:t>3.6 Jobs</w:t>
      </w:r>
      <w:bookmarkEnd w:id="2159574"/>
    </w:p>
    <w:p w:rsidR="50C094D0" w:rsidP="50C094D0" w:rsidRDefault="50C094D0" w14:paraId="48DA0C11" w14:textId="2196FC84">
      <w:pPr>
        <w:rPr>
          <w:rStyle w:val="Heading2Char"/>
          <w:rFonts w:ascii="Cambria" w:hAnsi="Cambria" w:eastAsia="Cambria" w:cs="Cambria"/>
          <w:color w:val="auto"/>
          <w:sz w:val="24"/>
          <w:szCs w:val="24"/>
        </w:rPr>
      </w:pPr>
    </w:p>
    <w:p w:rsidR="00982BA7" w:rsidP="50C094D0" w:rsidRDefault="371FEA98" w14:paraId="08A4C309" w14:textId="7C400F6C">
      <w:pPr>
        <w:rPr>
          <w:rFonts w:ascii="Cambria" w:hAnsi="Cambria" w:eastAsia="Cambria" w:cs="Cambria"/>
          <w:color w:val="000000" w:themeColor="text1"/>
        </w:rPr>
      </w:pPr>
      <w:r w:rsidRPr="64B9FE59" w:rsidR="371FEA98">
        <w:rPr>
          <w:rFonts w:ascii="Cambria" w:hAnsi="Cambria" w:eastAsia="Cambria" w:cs="Cambria"/>
          <w:color w:val="000000" w:themeColor="text1" w:themeTint="FF" w:themeShade="FF"/>
        </w:rPr>
        <w:t xml:space="preserve">There </w:t>
      </w:r>
      <w:r w:rsidRPr="64B9FE59" w:rsidR="5925231F">
        <w:rPr>
          <w:rFonts w:ascii="Cambria" w:hAnsi="Cambria" w:eastAsia="Cambria" w:cs="Cambria"/>
          <w:color w:val="000000" w:themeColor="text1" w:themeTint="FF" w:themeShade="FF"/>
        </w:rPr>
        <w:t>is</w:t>
      </w:r>
      <w:r w:rsidRPr="64B9FE59" w:rsidR="371FEA98">
        <w:rPr>
          <w:rFonts w:ascii="Cambria" w:hAnsi="Cambria" w:eastAsia="Cambria" w:cs="Cambria"/>
          <w:color w:val="000000" w:themeColor="text1" w:themeTint="FF" w:themeShade="FF"/>
        </w:rPr>
        <w:t xml:space="preserve"> one SFCC job prepared to </w:t>
      </w:r>
      <w:r w:rsidRPr="64B9FE59" w:rsidR="7AEEDD45">
        <w:rPr>
          <w:rFonts w:ascii="Cambria" w:hAnsi="Cambria" w:eastAsia="Cambria" w:cs="Cambria"/>
          <w:color w:val="000000" w:themeColor="text1" w:themeTint="FF" w:themeShade="FF"/>
        </w:rPr>
        <w:t>build and</w:t>
      </w:r>
      <w:r w:rsidRPr="64B9FE59" w:rsidR="00982BA7">
        <w:rPr>
          <w:rFonts w:ascii="Cambria" w:hAnsi="Cambria" w:eastAsia="Cambria" w:cs="Cambria"/>
          <w:color w:val="000000" w:themeColor="text1" w:themeTint="FF" w:themeShade="FF"/>
        </w:rPr>
        <w:t xml:space="preserve"> </w:t>
      </w:r>
      <w:r w:rsidRPr="64B9FE59" w:rsidR="371FEA98">
        <w:rPr>
          <w:rFonts w:ascii="Cambria" w:hAnsi="Cambria" w:eastAsia="Cambria" w:cs="Cambria"/>
          <w:color w:val="000000" w:themeColor="text1" w:themeTint="FF" w:themeShade="FF"/>
        </w:rPr>
        <w:t xml:space="preserve">synchronize products with </w:t>
      </w:r>
      <w:r w:rsidRPr="64B9FE59" w:rsidR="00982BA7">
        <w:rPr>
          <w:rFonts w:ascii="Cambria" w:hAnsi="Cambria" w:eastAsia="Cambria" w:cs="Cambria"/>
          <w:color w:val="000000" w:themeColor="text1" w:themeTint="FF" w:themeShade="FF"/>
        </w:rPr>
        <w:t>P</w:t>
      </w:r>
      <w:r w:rsidRPr="64B9FE59" w:rsidR="371FEA98">
        <w:rPr>
          <w:rFonts w:ascii="Cambria" w:hAnsi="Cambria" w:eastAsia="Cambria" w:cs="Cambria"/>
          <w:color w:val="000000" w:themeColor="text1" w:themeTint="FF" w:themeShade="FF"/>
        </w:rPr>
        <w:t>refixbox.</w:t>
      </w:r>
      <w:r w:rsidRPr="64B9FE59" w:rsidR="37A7657B">
        <w:rPr>
          <w:rFonts w:ascii="Cambria" w:hAnsi="Cambria" w:eastAsia="Cambria" w:cs="Cambria"/>
          <w:color w:val="000000" w:themeColor="text1" w:themeTint="FF" w:themeShade="FF"/>
        </w:rPr>
        <w:t xml:space="preserve"> </w:t>
      </w:r>
    </w:p>
    <w:p w:rsidR="00982BA7" w:rsidP="50C094D0" w:rsidRDefault="00982BA7" w14:paraId="5B80381E" w14:textId="77777777">
      <w:pPr>
        <w:rPr>
          <w:rFonts w:ascii="Cambria" w:hAnsi="Cambria" w:eastAsia="Cambria" w:cs="Cambria"/>
          <w:color w:val="000000" w:themeColor="text1"/>
        </w:rPr>
      </w:pPr>
    </w:p>
    <w:p w:rsidR="371FEA98" w:rsidP="50C094D0" w:rsidRDefault="37A7657B" w14:paraId="4B9E4B3C" w14:textId="7C3C6EB9">
      <w:pPr>
        <w:rPr>
          <w:rFonts w:ascii="Cambria" w:hAnsi="Cambria" w:eastAsia="Cambria" w:cs="Cambria"/>
        </w:rPr>
      </w:pPr>
      <w:r w:rsidRPr="64B9FE59" w:rsidR="00982BA7">
        <w:rPr>
          <w:rFonts w:ascii="Cambria" w:hAnsi="Cambria" w:eastAsia="Cambria" w:cs="Cambria"/>
          <w:color w:val="000000" w:themeColor="text1" w:themeTint="FF" w:themeShade="FF"/>
        </w:rPr>
        <w:t>Go to</w:t>
      </w:r>
      <w:r w:rsidRPr="64B9FE59" w:rsidR="37A7657B">
        <w:rPr>
          <w:rFonts w:ascii="Cambria" w:hAnsi="Cambria" w:eastAsia="Cambria" w:cs="Cambria"/>
          <w:color w:val="000000" w:themeColor="text1" w:themeTint="FF" w:themeShade="FF"/>
        </w:rPr>
        <w:t xml:space="preserve"> </w:t>
      </w:r>
      <w:r w:rsidRPr="64B9FE59" w:rsidR="371FEA98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>Administration &gt; Operations &gt; Jobs</w:t>
      </w:r>
      <w:r w:rsidRPr="64B9FE59" w:rsidR="54CC858A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 xml:space="preserve"> &gt;</w:t>
      </w:r>
      <w:r w:rsidRPr="64B9FE59" w:rsidR="371FEA98">
        <w:rPr>
          <w:rFonts w:ascii="Cambria" w:hAnsi="Cambria" w:eastAsia="Cambria" w:cs="Cambria"/>
          <w:color w:val="000000" w:themeColor="text1" w:themeTint="FF" w:themeShade="FF"/>
        </w:rPr>
        <w:t xml:space="preserve"> </w:t>
      </w:r>
      <w:r w:rsidRPr="64B9FE59" w:rsidR="371FEA98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>prefixboxProductExportFull</w:t>
      </w:r>
      <w:r w:rsidRPr="64B9FE59" w:rsidR="371FEA98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 xml:space="preserve"> </w:t>
      </w:r>
      <w:r w:rsidRPr="64B9FE59" w:rsidR="371FEA98">
        <w:rPr>
          <w:rFonts w:ascii="Cambria" w:hAnsi="Cambria" w:eastAsia="Cambria" w:cs="Cambria"/>
          <w:color w:val="000000" w:themeColor="text1" w:themeTint="FF" w:themeShade="FF"/>
        </w:rPr>
        <w:t>for products.</w:t>
      </w:r>
    </w:p>
    <w:p w:rsidR="50C094D0" w:rsidP="50C094D0" w:rsidRDefault="50C094D0" w14:paraId="128D1EEE" w14:textId="66DBCD29">
      <w:pPr>
        <w:rPr>
          <w:rFonts w:ascii="Calibri" w:hAnsi="Calibri" w:eastAsia="Calibri" w:cs="Calibri"/>
          <w:color w:val="000000" w:themeColor="text1"/>
          <w:sz w:val="20"/>
          <w:szCs w:val="20"/>
        </w:rPr>
      </w:pPr>
    </w:p>
    <w:p w:rsidR="371FEA98" w:rsidP="50C094D0" w:rsidRDefault="371FEA98" w14:paraId="1FBE0F5A" w14:textId="462EFF26">
      <w:r>
        <w:rPr>
          <w:noProof/>
        </w:rPr>
        <w:drawing>
          <wp:inline distT="0" distB="0" distL="0" distR="0" wp14:anchorId="511CB0DB" wp14:editId="20C869AD">
            <wp:extent cx="6219825" cy="336907"/>
            <wp:effectExtent l="0" t="0" r="0" b="0"/>
            <wp:docPr id="841438131" name="Picture 841438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6490A4" w:rsidP="50C094D0" w:rsidRDefault="116490A4" w14:paraId="14A245BE" w14:textId="537155B9">
      <w:r w:rsidR="116490A4">
        <w:rPr/>
        <w:t>Scripts used for full product</w:t>
      </w:r>
      <w:r w:rsidR="116490A4">
        <w:rPr/>
        <w:t xml:space="preserve"> export: </w:t>
      </w:r>
      <w:r w:rsidRPr="64B9FE59" w:rsidR="116490A4">
        <w:rPr>
          <w:b w:val="1"/>
          <w:bCs w:val="1"/>
        </w:rPr>
        <w:t>int_prefixbox_ai_search</w:t>
      </w:r>
      <w:r w:rsidRPr="64B9FE59" w:rsidR="116490A4">
        <w:rPr>
          <w:b w:val="1"/>
          <w:bCs w:val="1"/>
        </w:rPr>
        <w:t>/cartridge/scripts/prefixbox</w:t>
      </w:r>
      <w:r w:rsidRPr="64B9FE59" w:rsidR="52306E7D">
        <w:rPr>
          <w:b w:val="1"/>
          <w:bCs w:val="1"/>
        </w:rPr>
        <w:t>/</w:t>
      </w:r>
      <w:r w:rsidRPr="64B9FE59" w:rsidR="116490A4">
        <w:rPr>
          <w:b w:val="1"/>
          <w:bCs w:val="1"/>
        </w:rPr>
        <w:t xml:space="preserve">jobs/prefixboxExportProductFull.js </w:t>
      </w:r>
      <w:r w:rsidR="116490A4">
        <w:rPr/>
        <w:t xml:space="preserve"> </w:t>
      </w:r>
    </w:p>
    <w:p w:rsidR="64B9FE59" w:rsidP="64B9FE59" w:rsidRDefault="64B9FE59" w14:paraId="5D0E06E3" w14:textId="6EE862A8">
      <w:pPr>
        <w:pStyle w:val="Normal"/>
      </w:pPr>
    </w:p>
    <w:p w:rsidR="21D8CBC2" w:rsidP="64B9FE59" w:rsidRDefault="21D8CBC2" w14:paraId="0EEE4DDE" w14:textId="423597B3">
      <w:pPr>
        <w:pStyle w:val="Heading2"/>
        <w:rPr>
          <w:ins w:author="Sandor Mitsyk" w:date="2024-02-08T10:52:46.418Z" w:id="1144134492"/>
          <w:rFonts w:ascii="Cambria" w:hAnsi="Cambria" w:eastAsia="Cambria" w:cs="Cambria"/>
          <w:b w:val="1"/>
          <w:bCs w:val="1"/>
        </w:rPr>
      </w:pPr>
      <w:bookmarkStart w:name="_Toc909053103" w:id="438258008"/>
      <w:r w:rsidRPr="64B9FE59" w:rsidR="21D8CBC2">
        <w:rPr>
          <w:rFonts w:ascii="Cambria" w:hAnsi="Cambria" w:eastAsia="Cambria" w:cs="Cambria"/>
          <w:b w:val="1"/>
          <w:bCs w:val="1"/>
          <w:rPrChange w:author="Sandor Mitsyk" w:date="2024-02-08T10:52:40.236Z" w:id="1016027899"/>
        </w:rPr>
        <w:t>3.7 Job run frequency</w:t>
      </w:r>
      <w:bookmarkEnd w:id="438258008"/>
    </w:p>
    <w:p w:rsidR="64B9FE59" w:rsidP="64B9FE59" w:rsidRDefault="64B9FE59" w14:paraId="006621B8" w14:textId="57313B66">
      <w:pPr>
        <w:pStyle w:val="Normal"/>
        <w:pPrChange w:author="Sandor Mitsyk" w:date="2024-02-08T10:52:46.42Z">
          <w:pPr>
            <w:pStyle w:val="Heading2"/>
          </w:pPr>
        </w:pPrChange>
      </w:pPr>
    </w:p>
    <w:p w:rsidR="778A4037" w:rsidP="64B9FE59" w:rsidRDefault="778A4037" w14:paraId="155F0023" w14:textId="3ADC4161">
      <w:pPr>
        <w:pStyle w:val="Normal"/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</w:pPr>
      <w:r w:rsidR="778A4037">
        <w:rPr/>
        <w:t xml:space="preserve">By </w:t>
      </w:r>
      <w:r w:rsidR="340A4B9B">
        <w:rPr/>
        <w:t>default,</w:t>
      </w:r>
      <w:r w:rsidR="778A4037">
        <w:rPr/>
        <w:t xml:space="preserve"> Prefixbox </w:t>
      </w:r>
      <w:r w:rsidR="6A661D41">
        <w:rPr/>
        <w:t xml:space="preserve">the </w:t>
      </w:r>
      <w:r w:rsidR="778A4037">
        <w:rPr/>
        <w:t xml:space="preserve">product export runs every 4 </w:t>
      </w:r>
      <w:r w:rsidR="0961637B">
        <w:rPr/>
        <w:t>hours,</w:t>
      </w:r>
      <w:r w:rsidR="778A4037">
        <w:rPr/>
        <w:t xml:space="preserve"> but y</w:t>
      </w:r>
      <w:r w:rsidR="21D8CBC2">
        <w:rPr/>
        <w:t>ou can change the job run frequency any</w:t>
      </w:r>
      <w:r w:rsidR="12194916">
        <w:rPr/>
        <w:t xml:space="preserve"> </w:t>
      </w:r>
      <w:r w:rsidR="21D8CBC2">
        <w:rPr/>
        <w:t>time</w:t>
      </w:r>
      <w:r w:rsidR="0147A5B1">
        <w:rPr/>
        <w:t>.</w:t>
      </w:r>
    </w:p>
    <w:p w:rsidR="64B9FE59" w:rsidP="64B9FE59" w:rsidRDefault="64B9FE59" w14:paraId="0CFDD9D2" w14:textId="5EBC09CE">
      <w:pPr>
        <w:pStyle w:val="Normal"/>
      </w:pPr>
    </w:p>
    <w:p w:rsidR="0147A5B1" w:rsidP="64B9FE59" w:rsidRDefault="0147A5B1" w14:paraId="46A49BBE" w14:textId="3828AD7A">
      <w:pPr>
        <w:pStyle w:val="Normal"/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</w:pPr>
      <w:r w:rsidR="0147A5B1">
        <w:rPr/>
        <w:t>To do so,</w:t>
      </w:r>
      <w:r w:rsidR="21D8CBC2">
        <w:rPr/>
        <w:t xml:space="preserve"> go to </w:t>
      </w:r>
      <w:r w:rsidRPr="64B9FE59" w:rsidR="21D8CBC2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>Administration &gt; Operations &gt; Jobs &gt;</w:t>
      </w:r>
      <w:r w:rsidRPr="64B9FE59" w:rsidR="21D8CBC2">
        <w:rPr>
          <w:rFonts w:ascii="Cambria" w:hAnsi="Cambria" w:eastAsia="Cambria" w:cs="Cambria"/>
          <w:color w:val="000000" w:themeColor="text1" w:themeTint="FF" w:themeShade="FF"/>
        </w:rPr>
        <w:t xml:space="preserve"> </w:t>
      </w:r>
      <w:r w:rsidRPr="64B9FE59" w:rsidR="21D8CBC2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>prefixboxProductExportFul</w:t>
      </w:r>
      <w:r w:rsidRPr="64B9FE59" w:rsidR="21D8CBC2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>l</w:t>
      </w:r>
      <w:r w:rsidRPr="64B9FE59" w:rsidR="21D8CBC2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 xml:space="preserve"> &gt;</w:t>
      </w:r>
      <w:r w:rsidRPr="64B9FE59" w:rsidR="0A4AE138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 xml:space="preserve"> Schedule and History</w:t>
      </w:r>
      <w:r w:rsidRPr="64B9FE59" w:rsidR="36B2481E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 xml:space="preserve"> </w:t>
      </w:r>
      <w:r w:rsidRPr="64B9FE59" w:rsidR="36B2481E"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  <w:t>and change the settings.</w:t>
      </w:r>
    </w:p>
    <w:p w:rsidR="36B2481E" w:rsidP="64B9FE59" w:rsidRDefault="36B2481E" w14:paraId="4AF71931" w14:textId="307BCC17">
      <w:pPr>
        <w:pStyle w:val="Normal"/>
      </w:pPr>
      <w:r w:rsidR="36B2481E">
        <w:drawing>
          <wp:inline wp14:editId="2CD248B3" wp14:anchorId="27ADC06C">
            <wp:extent cx="6147954" cy="2023702"/>
            <wp:effectExtent l="0" t="0" r="0" b="0"/>
            <wp:docPr id="916327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b84a407cab46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954" cy="202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B2481E" w:rsidP="64B9FE59" w:rsidRDefault="36B2481E" w14:paraId="02C0C446" w14:textId="0E672C7A">
      <w:pPr>
        <w:pStyle w:val="Heading2"/>
        <w:rPr>
          <w:rFonts w:ascii="Cambria" w:hAnsi="Cambria" w:eastAsia="Cambria" w:cs="Cambria"/>
          <w:b w:val="1"/>
          <w:bCs w:val="1"/>
          <w:rPrChange w:author="Sandor Mitsyk" w:date="2024-02-08T10:52:44.752Z" w:id="1323615396"/>
        </w:rPr>
      </w:pPr>
      <w:bookmarkStart w:name="_Toc1339654344" w:id="1006276132"/>
      <w:r w:rsidRPr="64B9FE59" w:rsidR="36B2481E">
        <w:rPr>
          <w:rFonts w:ascii="Cambria" w:hAnsi="Cambria" w:eastAsia="Cambria" w:cs="Cambria"/>
          <w:b w:val="1"/>
          <w:bCs w:val="1"/>
          <w:rPrChange w:author="Sandor Mitsyk" w:date="2024-02-08T10:52:44.75Z" w:id="1211786414"/>
        </w:rPr>
        <w:t>3.8 Job scope</w:t>
      </w:r>
      <w:bookmarkEnd w:id="1006276132"/>
    </w:p>
    <w:p w:rsidR="64B9FE59" w:rsidP="64B9FE59" w:rsidRDefault="64B9FE59" w14:paraId="44142DB3" w14:textId="774A0536">
      <w:pPr>
        <w:pStyle w:val="Normal"/>
      </w:pPr>
    </w:p>
    <w:p w:rsidR="36B2481E" w:rsidP="64B9FE59" w:rsidRDefault="36B2481E" w14:paraId="0A39EDA8" w14:textId="05E1DBB9">
      <w:pPr>
        <w:pStyle w:val="Normal"/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</w:pPr>
      <w:r w:rsidRPr="64B9FE59" w:rsidR="36B2481E">
        <w:rPr>
          <w:rFonts w:ascii="Cambria" w:hAnsi="Cambria" w:eastAsia="Cambria" w:cs="Cambria"/>
        </w:rPr>
        <w:t xml:space="preserve">You can change </w:t>
      </w:r>
      <w:r w:rsidRPr="64B9FE59" w:rsidR="7F72AD17">
        <w:rPr>
          <w:rFonts w:ascii="Cambria" w:hAnsi="Cambria" w:eastAsia="Cambria" w:cs="Cambria"/>
        </w:rPr>
        <w:t>the j</w:t>
      </w:r>
      <w:r w:rsidRPr="64B9FE59" w:rsidR="36B2481E">
        <w:rPr>
          <w:rFonts w:ascii="Cambria" w:hAnsi="Cambria" w:eastAsia="Cambria" w:cs="Cambria"/>
        </w:rPr>
        <w:t xml:space="preserve">ob scope </w:t>
      </w:r>
      <w:r w:rsidRPr="64B9FE59" w:rsidR="0082ED4A">
        <w:rPr>
          <w:rFonts w:ascii="Cambria" w:hAnsi="Cambria" w:eastAsia="Cambria" w:cs="Cambria"/>
        </w:rPr>
        <w:t xml:space="preserve">on </w:t>
      </w:r>
      <w:r w:rsidRPr="64B9FE59" w:rsidR="36B2481E">
        <w:rPr>
          <w:rFonts w:ascii="Cambria" w:hAnsi="Cambria" w:eastAsia="Cambria" w:cs="Cambria"/>
        </w:rPr>
        <w:t xml:space="preserve">your site </w:t>
      </w:r>
      <w:r w:rsidRPr="64B9FE59" w:rsidR="4FB16EA9">
        <w:rPr>
          <w:rFonts w:ascii="Cambria" w:hAnsi="Cambria" w:eastAsia="Cambria" w:cs="Cambria"/>
        </w:rPr>
        <w:t>a</w:t>
      </w:r>
      <w:r w:rsidRPr="64B9FE59" w:rsidR="4FB16EA9">
        <w:rPr>
          <w:rFonts w:ascii="Cambria" w:hAnsi="Cambria" w:eastAsia="Cambria" w:cs="Cambria"/>
        </w:rPr>
        <w:t xml:space="preserve">t </w:t>
      </w:r>
      <w:r w:rsidRPr="64B9FE59" w:rsidR="36B2481E">
        <w:rPr>
          <w:rFonts w:ascii="Cambria" w:hAnsi="Cambria" w:eastAsia="Cambria" w:cs="Cambria"/>
        </w:rPr>
        <w:t>any</w:t>
      </w:r>
      <w:r w:rsidRPr="64B9FE59" w:rsidR="5528FC9B">
        <w:rPr>
          <w:rFonts w:ascii="Cambria" w:hAnsi="Cambria" w:eastAsia="Cambria" w:cs="Cambria"/>
        </w:rPr>
        <w:t xml:space="preserve"> </w:t>
      </w:r>
      <w:r w:rsidRPr="64B9FE59" w:rsidR="36B2481E">
        <w:rPr>
          <w:rFonts w:ascii="Cambria" w:hAnsi="Cambria" w:eastAsia="Cambria" w:cs="Cambria"/>
        </w:rPr>
        <w:t>time</w:t>
      </w:r>
      <w:r w:rsidRPr="64B9FE59" w:rsidR="19D0B95E">
        <w:rPr>
          <w:rFonts w:ascii="Cambria" w:hAnsi="Cambria" w:eastAsia="Cambria" w:cs="Cambria"/>
        </w:rPr>
        <w:t>.</w:t>
      </w:r>
    </w:p>
    <w:p w:rsidR="64B9FE59" w:rsidP="64B9FE59" w:rsidRDefault="64B9FE59" w14:paraId="61F02CD2" w14:textId="4D59D78D">
      <w:pPr>
        <w:pStyle w:val="Normal"/>
        <w:rPr>
          <w:rFonts w:ascii="Cambria" w:hAnsi="Cambria" w:eastAsia="Cambria" w:cs="Cambria"/>
        </w:rPr>
      </w:pPr>
    </w:p>
    <w:p w:rsidR="19D0B95E" w:rsidP="64B9FE59" w:rsidRDefault="19D0B95E" w14:paraId="591D4A79" w14:textId="2F9FD31E">
      <w:pPr>
        <w:pStyle w:val="Normal"/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</w:pPr>
      <w:r w:rsidRPr="64B9FE59" w:rsidR="19D0B95E">
        <w:rPr>
          <w:rFonts w:ascii="Cambria" w:hAnsi="Cambria" w:eastAsia="Cambria" w:cs="Cambria"/>
        </w:rPr>
        <w:t>To do so,</w:t>
      </w:r>
      <w:r w:rsidRPr="64B9FE59" w:rsidR="36B2481E">
        <w:rPr>
          <w:rFonts w:ascii="Cambria" w:hAnsi="Cambria" w:eastAsia="Cambria" w:cs="Cambria"/>
        </w:rPr>
        <w:t xml:space="preserve"> go to </w:t>
      </w:r>
      <w:r w:rsidRPr="64B9FE59" w:rsidR="36B2481E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>Administration &gt; Operations &gt; Jobs &gt;</w:t>
      </w:r>
      <w:r w:rsidRPr="64B9FE59" w:rsidR="36B2481E">
        <w:rPr>
          <w:rFonts w:ascii="Cambria" w:hAnsi="Cambria" w:eastAsia="Cambria" w:cs="Cambria"/>
          <w:color w:val="000000" w:themeColor="text1" w:themeTint="FF" w:themeShade="FF"/>
        </w:rPr>
        <w:t xml:space="preserve"> </w:t>
      </w:r>
      <w:r w:rsidRPr="64B9FE59" w:rsidR="36B2481E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>prefixboxProductExportFull</w:t>
      </w:r>
      <w:r w:rsidRPr="64B9FE59" w:rsidR="36B2481E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 xml:space="preserve"> &gt; Schedule and History</w:t>
      </w:r>
      <w:r w:rsidRPr="64B9FE59" w:rsidR="36B2481E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 xml:space="preserve"> &gt; Job Steps</w:t>
      </w:r>
      <w:r w:rsidRPr="64B9FE59" w:rsidR="06ECD83B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 xml:space="preserve"> </w:t>
      </w:r>
    </w:p>
    <w:p w:rsidR="64B9FE59" w:rsidP="64B9FE59" w:rsidRDefault="64B9FE59" w14:paraId="20FE865E" w14:textId="3F039527">
      <w:pPr>
        <w:pStyle w:val="Normal"/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</w:pPr>
    </w:p>
    <w:p w:rsidR="5A76110C" w:rsidP="64B9FE59" w:rsidRDefault="5A76110C" w14:paraId="2BC39998" w14:textId="3A9797CF">
      <w:pPr>
        <w:pStyle w:val="Normal"/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</w:pPr>
      <w:r w:rsidRPr="64B9FE59" w:rsidR="5A76110C"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  <w:t>Click:</w:t>
      </w:r>
    </w:p>
    <w:p w:rsidR="64B9FE59" w:rsidP="64B9FE59" w:rsidRDefault="64B9FE59" w14:paraId="7217041A" w14:textId="2C28F505">
      <w:pPr>
        <w:pStyle w:val="Normal"/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</w:pPr>
    </w:p>
    <w:p w:rsidR="06ECD83B" w:rsidP="64B9FE59" w:rsidRDefault="06ECD83B" w14:paraId="259CC51D" w14:textId="6F53CCEA">
      <w:pPr>
        <w:pStyle w:val="Normal"/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</w:pPr>
      <w:r w:rsidR="06ECD83B">
        <w:drawing>
          <wp:inline wp14:editId="35A37A95" wp14:anchorId="548BEAE0">
            <wp:extent cx="6096000" cy="1422400"/>
            <wp:effectExtent l="0" t="0" r="0" b="0"/>
            <wp:docPr id="668469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69fc1664dd4f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CD83B" w:rsidP="64B9FE59" w:rsidRDefault="06ECD83B" w14:paraId="7FBB1911" w14:textId="0D53EC23">
      <w:pPr>
        <w:pStyle w:val="Normal"/>
        <w:rPr>
          <w:ins w:author="Paige Tyrrell" w:date="2024-02-08T11:30:17.203Z" w:id="786753685"/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</w:pPr>
      <w:r w:rsidRPr="64B9FE59" w:rsidR="06ECD83B"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  <w:t xml:space="preserve">And </w:t>
      </w:r>
      <w:r w:rsidRPr="64B9FE59" w:rsidR="06ECD83B"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  <w:t>a</w:t>
      </w:r>
      <w:r w:rsidRPr="64B9FE59" w:rsidR="4842CB18"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  <w:t>s</w:t>
      </w:r>
      <w:r w:rsidRPr="64B9FE59" w:rsidR="06ECD83B"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  <w:t>sign</w:t>
      </w:r>
      <w:r w:rsidRPr="64B9FE59" w:rsidR="06ECD83B"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  <w:t xml:space="preserve"> </w:t>
      </w:r>
      <w:r w:rsidRPr="64B9FE59" w:rsidR="666EFE8A"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  <w:t xml:space="preserve">the </w:t>
      </w:r>
      <w:r w:rsidRPr="64B9FE59" w:rsidR="06ECD83B"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  <w:t>selected site to the Job</w:t>
      </w:r>
      <w:r w:rsidRPr="64B9FE59" w:rsidR="06ECD83B"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  <w:t>.</w:t>
      </w:r>
    </w:p>
    <w:p w:rsidR="64B9FE59" w:rsidP="64B9FE59" w:rsidRDefault="64B9FE59" w14:paraId="6A0A361C" w14:textId="1677EAAD">
      <w:pPr>
        <w:pStyle w:val="Normal"/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</w:pPr>
    </w:p>
    <w:p w:rsidR="06ECD83B" w:rsidP="64B9FE59" w:rsidRDefault="06ECD83B" w14:paraId="3F2AE13E" w14:textId="2E120D5C">
      <w:pPr>
        <w:pStyle w:val="Normal"/>
        <w:rPr>
          <w:rFonts w:ascii="Cambria" w:hAnsi="Cambria" w:eastAsia="Cambria" w:cs="Cambria"/>
          <w:b w:val="0"/>
          <w:bCs w:val="0"/>
          <w:i w:val="0"/>
          <w:iCs w:val="0"/>
          <w:color w:val="000000" w:themeColor="text1" w:themeTint="FF" w:themeShade="FF"/>
        </w:rPr>
      </w:pPr>
      <w:r w:rsidR="06ECD83B">
        <w:drawing>
          <wp:inline wp14:editId="17D99ACF" wp14:anchorId="727BAAE9">
            <wp:extent cx="6100778" cy="2211532"/>
            <wp:effectExtent l="0" t="0" r="0" b="0"/>
            <wp:docPr id="964210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9137904d0d48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778" cy="221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094D0" w:rsidP="50C094D0" w:rsidRDefault="50C094D0" w14:paraId="79C1A71B" w14:textId="2BDE55FA">
      <w:pPr>
        <w:pStyle w:val="Heading1"/>
        <w:rPr>
          <w:rFonts w:ascii="Cambria" w:hAnsi="Cambria" w:eastAsia="Cambria" w:cs="Cambria"/>
          <w:b w:val="1"/>
          <w:bCs w:val="1"/>
        </w:rPr>
      </w:pPr>
      <w:bookmarkStart w:name="_Toc482024323" w:id="109422916"/>
      <w:r w:rsidRPr="64B9FE59" w:rsidR="50C094D0">
        <w:rPr>
          <w:rFonts w:ascii="Cambria" w:hAnsi="Cambria" w:eastAsia="Cambria" w:cs="Cambria"/>
          <w:b w:val="1"/>
          <w:bCs w:val="1"/>
        </w:rPr>
        <w:t xml:space="preserve">4. </w:t>
      </w:r>
      <w:r w:rsidRPr="64B9FE59" w:rsidR="47CE2343">
        <w:rPr>
          <w:rFonts w:ascii="Cambria" w:hAnsi="Cambria" w:eastAsia="Cambria" w:cs="Cambria"/>
          <w:b w:val="1"/>
          <w:bCs w:val="1"/>
        </w:rPr>
        <w:t>Custom code and changes.</w:t>
      </w:r>
      <w:bookmarkEnd w:id="109422916"/>
    </w:p>
    <w:p w:rsidR="50C094D0" w:rsidP="50C094D0" w:rsidRDefault="50C094D0" w14:paraId="52DAF9C1" w14:textId="31DA1569"/>
    <w:p w:rsidR="00D94F9C" w:rsidP="50C094D0" w:rsidRDefault="47CE2343" w14:paraId="21123D41" w14:textId="77777777">
      <w:pPr/>
      <w:r w:rsidR="47CE2343">
        <w:rPr/>
        <w:t xml:space="preserve">The </w:t>
      </w:r>
      <w:r w:rsidRPr="64B9FE59" w:rsidR="47CE2343">
        <w:rPr>
          <w:b w:val="1"/>
          <w:bCs w:val="1"/>
          <w:i w:val="1"/>
          <w:iCs w:val="1"/>
        </w:rPr>
        <w:t>int_prefixbox_ai_search_sfra_changes</w:t>
      </w:r>
      <w:r w:rsidR="47CE2343">
        <w:rPr/>
        <w:t xml:space="preserve"> cartridge includes a template for </w:t>
      </w:r>
      <w:r w:rsidR="47CE2343">
        <w:rPr/>
        <w:t>Prefixbox</w:t>
      </w:r>
      <w:r w:rsidR="00982BA7">
        <w:rPr/>
        <w:t>’s</w:t>
      </w:r>
      <w:r w:rsidR="47CE2343">
        <w:rPr/>
        <w:t xml:space="preserve"> search. </w:t>
      </w:r>
    </w:p>
    <w:p w:rsidR="00D94F9C" w:rsidP="50C094D0" w:rsidRDefault="00D94F9C" w14:paraId="1F9DA51C" w14:textId="77777777">
      <w:pPr/>
    </w:p>
    <w:p w:rsidR="47CE2343" w:rsidP="50C094D0" w:rsidRDefault="47CE2343" w14:paraId="0E88AA5C" w14:textId="60E72C5C">
      <w:r>
        <w:t>These will work with a default SFRA installation but may need to be merged into your cartridge(s) if you’ve customized the same templates.</w:t>
      </w:r>
    </w:p>
    <w:p w:rsidR="50C094D0" w:rsidP="50C094D0" w:rsidRDefault="50C094D0" w14:paraId="03E9CF41" w14:textId="5E7C80F5"/>
    <w:p w:rsidR="6330F0CA" w:rsidP="50C094D0" w:rsidRDefault="6330F0CA" w14:paraId="31EBA0FD" w14:textId="71FF4DD5">
      <w:pPr>
        <w:pStyle w:val="ListParagraph"/>
        <w:numPr>
          <w:ilvl w:val="0"/>
          <w:numId w:val="2"/>
        </w:numPr>
        <w:rPr>
          <w:rFonts w:ascii="Cambria" w:hAnsi="Cambria" w:eastAsia="Cambria" w:cs="Cambria"/>
        </w:rPr>
      </w:pPr>
      <w:r w:rsidRPr="50C094D0">
        <w:rPr>
          <w:rFonts w:ascii="Cambria" w:hAnsi="Cambria" w:eastAsia="Cambria" w:cs="Cambria"/>
          <w:color w:val="000000" w:themeColor="text1"/>
        </w:rPr>
        <w:t>app_storefront_base/cartridge/templates/default/common/htmlHead.isml</w:t>
      </w:r>
    </w:p>
    <w:p w:rsidR="50C094D0" w:rsidP="50C094D0" w:rsidRDefault="50C094D0" w14:paraId="6ADF22ED" w14:textId="06E9BA20">
      <w:pPr>
        <w:rPr>
          <w:rFonts w:ascii="Cambria" w:hAnsi="Cambria" w:eastAsia="Cambria" w:cs="Cambria"/>
        </w:rPr>
      </w:pPr>
    </w:p>
    <w:p w:rsidR="6330F0CA" w:rsidP="50C094D0" w:rsidRDefault="6330F0CA" w14:paraId="3A231E05" w14:textId="4BE04434">
      <w:pPr>
        <w:rPr>
          <w:rFonts w:ascii="Cambria" w:hAnsi="Cambria" w:eastAsia="Cambria" w:cs="Cambria"/>
        </w:rPr>
      </w:pPr>
      <w:r w:rsidRPr="50C094D0">
        <w:rPr>
          <w:rFonts w:ascii="Cambria" w:hAnsi="Cambria" w:eastAsia="Cambria" w:cs="Cambria"/>
        </w:rPr>
        <w:t>Insert following snippet bellow to htmlHead.isml</w:t>
      </w:r>
    </w:p>
    <w:p w:rsidR="6330F0CA" w:rsidP="50C094D0" w:rsidRDefault="6330F0CA" w14:paraId="7FC5691F" w14:textId="5889A847">
      <w:pPr>
        <w:spacing w:line="285" w:lineRule="exact"/>
        <w:ind w:left="-20" w:right="-20"/>
      </w:pPr>
      <w:r w:rsidRPr="50C094D0">
        <w:rPr>
          <w:rFonts w:ascii="Consolas" w:hAnsi="Consolas" w:eastAsia="Consolas" w:cs="Consolas"/>
          <w:color w:val="BA3C97"/>
          <w:sz w:val="21"/>
          <w:szCs w:val="21"/>
        </w:rPr>
        <w:t>&lt;</w:t>
      </w:r>
      <w:r w:rsidRPr="50C094D0">
        <w:rPr>
          <w:rFonts w:ascii="Consolas" w:hAnsi="Consolas" w:eastAsia="Consolas" w:cs="Consolas"/>
          <w:color w:val="F7768E"/>
          <w:sz w:val="21"/>
          <w:szCs w:val="21"/>
        </w:rPr>
        <w:t>isinclude</w:t>
      </w:r>
      <w:r w:rsidRPr="50C094D0">
        <w:rPr>
          <w:rFonts w:ascii="Consolas" w:hAnsi="Consolas" w:eastAsia="Consolas" w:cs="Consolas"/>
          <w:color w:val="DE5971"/>
          <w:sz w:val="21"/>
          <w:szCs w:val="21"/>
        </w:rPr>
        <w:t xml:space="preserve"> </w:t>
      </w:r>
      <w:r w:rsidRPr="50C094D0">
        <w:rPr>
          <w:rFonts w:ascii="Consolas" w:hAnsi="Consolas" w:eastAsia="Consolas" w:cs="Consolas"/>
          <w:color w:val="BB9AF7"/>
          <w:sz w:val="21"/>
          <w:szCs w:val="21"/>
        </w:rPr>
        <w:t>template</w:t>
      </w:r>
      <w:r w:rsidRPr="50C094D0">
        <w:rPr>
          <w:rFonts w:ascii="Consolas" w:hAnsi="Consolas" w:eastAsia="Consolas" w:cs="Consolas"/>
          <w:color w:val="DE5971"/>
          <w:sz w:val="21"/>
          <w:szCs w:val="21"/>
        </w:rPr>
        <w:t>=</w:t>
      </w:r>
      <w:r w:rsidRPr="50C094D0">
        <w:rPr>
          <w:rFonts w:ascii="Consolas" w:hAnsi="Consolas" w:eastAsia="Consolas" w:cs="Consolas"/>
          <w:color w:val="89DDFF"/>
          <w:sz w:val="21"/>
          <w:szCs w:val="21"/>
        </w:rPr>
        <w:t>"</w:t>
      </w:r>
      <w:r w:rsidRPr="50C094D0">
        <w:rPr>
          <w:rFonts w:ascii="Consolas" w:hAnsi="Consolas" w:eastAsia="Consolas" w:cs="Consolas"/>
          <w:color w:val="9ECE6A"/>
          <w:sz w:val="21"/>
          <w:szCs w:val="21"/>
        </w:rPr>
        <w:t>prefixbox/headerScripts</w:t>
      </w:r>
      <w:r w:rsidRPr="50C094D0">
        <w:rPr>
          <w:rFonts w:ascii="Consolas" w:hAnsi="Consolas" w:eastAsia="Consolas" w:cs="Consolas"/>
          <w:color w:val="89DDFF"/>
          <w:sz w:val="21"/>
          <w:szCs w:val="21"/>
        </w:rPr>
        <w:t>"</w:t>
      </w:r>
      <w:r w:rsidRPr="50C094D0">
        <w:rPr>
          <w:rFonts w:ascii="Consolas" w:hAnsi="Consolas" w:eastAsia="Consolas" w:cs="Consolas"/>
          <w:color w:val="DE5971"/>
          <w:sz w:val="21"/>
          <w:szCs w:val="21"/>
        </w:rPr>
        <w:t xml:space="preserve"> /</w:t>
      </w:r>
      <w:r w:rsidRPr="50C094D0">
        <w:rPr>
          <w:rFonts w:ascii="Consolas" w:hAnsi="Consolas" w:eastAsia="Consolas" w:cs="Consolas"/>
          <w:color w:val="BA3C97"/>
          <w:sz w:val="21"/>
          <w:szCs w:val="21"/>
        </w:rPr>
        <w:t>&gt;</w:t>
      </w:r>
    </w:p>
    <w:p w:rsidR="50C094D0" w:rsidP="50C094D0" w:rsidRDefault="50C094D0" w14:paraId="6091EF1B" w14:textId="6DACE065">
      <w:pPr>
        <w:rPr>
          <w:rFonts w:ascii="Cambria" w:hAnsi="Cambria" w:eastAsia="Cambria" w:cs="Cambria"/>
        </w:rPr>
      </w:pPr>
    </w:p>
    <w:p w:rsidR="6330F0CA" w:rsidP="50C094D0" w:rsidRDefault="6330F0CA" w14:paraId="7BC9078A" w14:textId="21E51466">
      <w:r>
        <w:rPr>
          <w:noProof/>
        </w:rPr>
        <w:drawing>
          <wp:inline distT="0" distB="0" distL="0" distR="0" wp14:anchorId="6EB6D9BF" wp14:editId="699B47A8">
            <wp:extent cx="6096000" cy="711200"/>
            <wp:effectExtent l="0" t="0" r="0" b="0"/>
            <wp:docPr id="1644007256" name="Picture 1644007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9C" w:rsidP="00D94F9C" w:rsidRDefault="00D94F9C" w14:paraId="4AE82078" w14:textId="77777777">
      <w:pPr>
        <w:pStyle w:val="ListParagraph"/>
        <w:rPr>
          <w:rFonts w:ascii="Cambria" w:hAnsi="Cambria" w:eastAsia="Cambria" w:cs="Cambria"/>
          <w:color w:val="000000" w:themeColor="text1"/>
          <w:sz w:val="22"/>
          <w:szCs w:val="22"/>
        </w:rPr>
      </w:pPr>
    </w:p>
    <w:p w:rsidR="00D94F9C" w:rsidP="64B9FE59" w:rsidRDefault="00D94F9C" w14:paraId="405FD057" w14:textId="77777777">
      <w:pPr>
        <w:pStyle w:val="ListParagraph"/>
        <w:rPr>
          <w:rFonts w:ascii="Cambria" w:hAnsi="Cambria" w:eastAsia="Cambria" w:cs="Cambria"/>
          <w:color w:val="000000" w:themeColor="text1"/>
          <w:sz w:val="22"/>
          <w:szCs w:val="22"/>
        </w:rPr>
      </w:pPr>
    </w:p>
    <w:p w:rsidR="6330F0CA" w:rsidP="50C094D0" w:rsidRDefault="6330F0CA" w14:paraId="72CB3C3E" w14:textId="4748B22C">
      <w:pPr>
        <w:pStyle w:val="ListParagraph"/>
        <w:numPr>
          <w:ilvl w:val="0"/>
          <w:numId w:val="2"/>
        </w:numPr>
        <w:rPr>
          <w:rFonts w:ascii="Cambria" w:hAnsi="Cambria" w:eastAsia="Cambria" w:cs="Cambria"/>
          <w:color w:val="000000" w:themeColor="text1"/>
          <w:sz w:val="22"/>
          <w:szCs w:val="22"/>
        </w:rPr>
      </w:pPr>
      <w:r w:rsidRPr="64B9FE59" w:rsidR="6330F0CA">
        <w:rPr>
          <w:rFonts w:ascii="Cambria" w:hAnsi="Cambria" w:eastAsia="Cambria" w:cs="Cambria"/>
          <w:color w:val="000000" w:themeColor="text1" w:themeTint="FF" w:themeShade="FF"/>
          <w:sz w:val="22"/>
          <w:szCs w:val="22"/>
        </w:rPr>
        <w:t>app_storefront_base/cartridge/templates/default/components/header/search.isml</w:t>
      </w:r>
      <w:r>
        <w:br/>
      </w:r>
    </w:p>
    <w:p w:rsidR="563B732B" w:rsidP="50C094D0" w:rsidRDefault="563B732B" w14:paraId="2E059B4D" w14:textId="4A294026">
      <w:pPr>
        <w:rPr>
          <w:rFonts w:ascii="Cambria" w:hAnsi="Cambria" w:eastAsia="Cambria" w:cs="Cambria"/>
        </w:rPr>
      </w:pPr>
      <w:r w:rsidRPr="50C094D0">
        <w:rPr>
          <w:color w:val="000000" w:themeColor="text1"/>
        </w:rPr>
        <w:t>Please extend your current</w:t>
      </w:r>
      <w:r w:rsidRPr="50C094D0" w:rsidR="03BCA463">
        <w:rPr>
          <w:color w:val="000000" w:themeColor="text1"/>
        </w:rPr>
        <w:t xml:space="preserve"> search.isml with</w:t>
      </w:r>
    </w:p>
    <w:p w:rsidR="50C094D0" w:rsidP="50C094D0" w:rsidRDefault="50C094D0" w14:paraId="62865BB6" w14:textId="510D45B6">
      <w:pPr>
        <w:rPr>
          <w:color w:val="000000" w:themeColor="text1"/>
        </w:rPr>
      </w:pPr>
    </w:p>
    <w:p w:rsidR="00D94F9C" w:rsidP="50C094D0" w:rsidRDefault="563B732B" w14:paraId="5EF9F46E" w14:textId="77777777">
      <w:pPr>
        <w:rPr>
          <w:color w:val="000000" w:themeColor="text1"/>
        </w:rPr>
      </w:pPr>
      <w:r w:rsidRPr="64B9FE59" w:rsidR="563B732B">
        <w:rPr>
          <w:b w:val="1"/>
          <w:bCs w:val="1"/>
          <w:color w:val="000000" w:themeColor="text1" w:themeTint="FF" w:themeShade="FF"/>
        </w:rPr>
        <w:t>int_pre</w:t>
      </w:r>
      <w:r w:rsidRPr="64B9FE59" w:rsidR="4D0AE989">
        <w:rPr>
          <w:b w:val="1"/>
          <w:bCs w:val="1"/>
          <w:color w:val="000000" w:themeColor="text1" w:themeTint="FF" w:themeShade="FF"/>
        </w:rPr>
        <w:t>fixbox_ai_seach</w:t>
      </w:r>
      <w:r w:rsidRPr="64B9FE59" w:rsidR="563B732B">
        <w:rPr>
          <w:b w:val="1"/>
          <w:bCs w:val="1"/>
          <w:color w:val="000000" w:themeColor="text1" w:themeTint="FF" w:themeShade="FF"/>
        </w:rPr>
        <w:t>_sfra_changes</w:t>
      </w:r>
      <w:r w:rsidRPr="64B9FE59" w:rsidR="563B732B">
        <w:rPr>
          <w:b w:val="1"/>
          <w:bCs w:val="1"/>
          <w:color w:val="000000" w:themeColor="text1" w:themeTint="FF" w:themeShade="FF"/>
        </w:rPr>
        <w:t>/cartridge/templates/default/components/header/</w:t>
      </w:r>
      <w:r w:rsidRPr="64B9FE59" w:rsidR="563B732B">
        <w:rPr>
          <w:b w:val="1"/>
          <w:bCs w:val="1"/>
          <w:color w:val="000000" w:themeColor="text1" w:themeTint="FF" w:themeShade="FF"/>
        </w:rPr>
        <w:t>search.isml</w:t>
      </w:r>
      <w:r w:rsidRPr="64B9FE59" w:rsidR="563B732B">
        <w:rPr>
          <w:color w:val="000000" w:themeColor="text1" w:themeTint="FF" w:themeShade="FF"/>
        </w:rPr>
        <w:t xml:space="preserve"> example template. </w:t>
      </w:r>
    </w:p>
    <w:p w:rsidR="00D94F9C" w:rsidP="50C094D0" w:rsidRDefault="00D94F9C" w14:paraId="483B74F5" w14:textId="77777777">
      <w:pPr>
        <w:rPr>
          <w:color w:val="000000" w:themeColor="text1"/>
        </w:rPr>
      </w:pPr>
    </w:p>
    <w:p w:rsidRPr="00D94F9C" w:rsidR="563B732B" w:rsidP="50C094D0" w:rsidRDefault="563B732B" w14:paraId="189DD80A" w14:textId="577BF33F">
      <w:pPr>
        <w:rPr>
          <w:color w:val="000000" w:themeColor="text1"/>
        </w:rPr>
      </w:pPr>
      <w:r w:rsidRPr="64B9FE59" w:rsidR="563B732B">
        <w:rPr>
          <w:color w:val="000000" w:themeColor="text1" w:themeTint="FF" w:themeShade="FF"/>
        </w:rPr>
        <w:t>And override the sni</w:t>
      </w:r>
      <w:r w:rsidRPr="64B9FE59" w:rsidR="00D94F9C">
        <w:rPr>
          <w:color w:val="000000" w:themeColor="text1" w:themeTint="FF" w:themeShade="FF"/>
        </w:rPr>
        <w:t>p</w:t>
      </w:r>
      <w:r w:rsidRPr="64B9FE59" w:rsidR="563B732B">
        <w:rPr>
          <w:color w:val="000000" w:themeColor="text1" w:themeTint="FF" w:themeShade="FF"/>
        </w:rPr>
        <w:t xml:space="preserve">ped code into your overridden </w:t>
      </w:r>
      <w:r w:rsidRPr="64B9FE59" w:rsidR="563B732B">
        <w:rPr>
          <w:color w:val="000000" w:themeColor="text1" w:themeTint="FF" w:themeShade="FF"/>
        </w:rPr>
        <w:t>app_storefront_base</w:t>
      </w:r>
      <w:r w:rsidRPr="64B9FE59" w:rsidR="563B732B">
        <w:rPr>
          <w:color w:val="000000" w:themeColor="text1" w:themeTint="FF" w:themeShade="FF"/>
        </w:rPr>
        <w:t xml:space="preserve"> cartridge’s </w:t>
      </w:r>
      <w:r w:rsidRPr="64B9FE59" w:rsidR="563B732B">
        <w:rPr>
          <w:color w:val="000000" w:themeColor="text1" w:themeTint="FF" w:themeShade="FF"/>
        </w:rPr>
        <w:t>search.isml</w:t>
      </w:r>
      <w:r w:rsidRPr="64B9FE59" w:rsidR="563B732B">
        <w:rPr>
          <w:color w:val="000000" w:themeColor="text1" w:themeTint="FF" w:themeShade="FF"/>
        </w:rPr>
        <w:t xml:space="preserve"> template.</w:t>
      </w:r>
    </w:p>
    <w:p w:rsidR="50C094D0" w:rsidP="50C094D0" w:rsidRDefault="50C094D0" w14:paraId="53DBE234" w14:textId="29D51128"/>
    <w:p w:rsidR="08E4882F" w:rsidP="50C094D0" w:rsidRDefault="08E4882F" w14:paraId="3944765C" w14:textId="1824AD8A">
      <w:r>
        <w:rPr>
          <w:noProof/>
        </w:rPr>
        <w:drawing>
          <wp:inline distT="0" distB="0" distL="0" distR="0" wp14:anchorId="29B21C96" wp14:editId="79485B20">
            <wp:extent cx="6096000" cy="723900"/>
            <wp:effectExtent l="0" t="0" r="0" b="0"/>
            <wp:docPr id="130812336" name="Picture 130812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094D0" w:rsidP="50C094D0" w:rsidRDefault="50C094D0" w14:paraId="2B6BFD4E" w14:textId="06127C6D"/>
    <w:p w:rsidR="4F21E2C6" w:rsidP="50C094D0" w:rsidRDefault="4F21E2C6" w14:paraId="28A77836" w14:textId="1A97AED6">
      <w:pPr>
        <w:pStyle w:val="ListParagraph"/>
        <w:numPr>
          <w:ilvl w:val="0"/>
          <w:numId w:val="2"/>
        </w:numPr>
        <w:rPr>
          <w:rFonts w:ascii="Cambria" w:hAnsi="Cambria" w:eastAsia="Cambria" w:cs="Cambria"/>
          <w:color w:val="000000" w:themeColor="text1"/>
          <w:sz w:val="22"/>
          <w:szCs w:val="22"/>
        </w:rPr>
      </w:pPr>
      <w:r w:rsidRPr="64B9FE59" w:rsidR="4F21E2C6">
        <w:rPr>
          <w:rFonts w:ascii="Cambria" w:hAnsi="Cambria" w:eastAsia="Cambria" w:cs="Cambria"/>
          <w:color w:val="000000" w:themeColor="text1" w:themeTint="FF" w:themeShade="FF"/>
          <w:sz w:val="22"/>
          <w:szCs w:val="22"/>
        </w:rPr>
        <w:t>app_storefront_base/cartridge/templates/default/search/suggestions.isml</w:t>
      </w:r>
    </w:p>
    <w:p w:rsidR="50C094D0" w:rsidP="50C094D0" w:rsidRDefault="50C094D0" w14:paraId="471205E3" w14:textId="2B4A3E06">
      <w:pPr>
        <w:rPr>
          <w:rFonts w:ascii="Cambria" w:hAnsi="Cambria" w:eastAsia="Cambria" w:cs="Cambria"/>
          <w:color w:val="000000" w:themeColor="text1"/>
        </w:rPr>
      </w:pPr>
    </w:p>
    <w:p w:rsidR="18983F99" w:rsidP="50C094D0" w:rsidRDefault="18983F99" w14:paraId="018120B2" w14:textId="777A1949">
      <w:pPr>
        <w:rPr>
          <w:rFonts w:ascii="Cambria" w:hAnsi="Cambria" w:eastAsia="Cambria" w:cs="Cambria"/>
        </w:rPr>
      </w:pPr>
      <w:r w:rsidRPr="50C094D0">
        <w:rPr>
          <w:color w:val="000000" w:themeColor="text1"/>
        </w:rPr>
        <w:t xml:space="preserve">Please extend your current suggestions.isml with </w:t>
      </w:r>
    </w:p>
    <w:p w:rsidR="50C094D0" w:rsidP="50C094D0" w:rsidRDefault="50C094D0" w14:paraId="37CF7462" w14:textId="6CE375C1">
      <w:pPr>
        <w:rPr>
          <w:color w:val="000000" w:themeColor="text1"/>
        </w:rPr>
      </w:pPr>
    </w:p>
    <w:p w:rsidR="00146C38" w:rsidP="50C094D0" w:rsidRDefault="18983F99" w14:paraId="663C384C" w14:textId="77777777">
      <w:pPr>
        <w:rPr>
          <w:color w:val="000000" w:themeColor="text1"/>
        </w:rPr>
      </w:pPr>
      <w:r w:rsidRPr="64B9FE59" w:rsidR="18983F99">
        <w:rPr>
          <w:color w:val="000000" w:themeColor="text1" w:themeTint="FF" w:themeShade="FF"/>
        </w:rPr>
        <w:t>int_prefixbox_ai_search_sfra_changes</w:t>
      </w:r>
      <w:r w:rsidRPr="64B9FE59" w:rsidR="18983F99">
        <w:rPr>
          <w:color w:val="000000" w:themeColor="text1" w:themeTint="FF" w:themeShade="FF"/>
        </w:rPr>
        <w:t>/cartridge/templates/default/</w:t>
      </w:r>
      <w:r w:rsidR="18983F99">
        <w:rPr/>
        <w:t xml:space="preserve"> </w:t>
      </w:r>
      <w:r w:rsidRPr="64B9FE59" w:rsidR="18983F99">
        <w:rPr>
          <w:color w:val="000000" w:themeColor="text1" w:themeTint="FF" w:themeShade="FF"/>
        </w:rPr>
        <w:t>search/</w:t>
      </w:r>
      <w:r w:rsidRPr="64B9FE59" w:rsidR="18983F99">
        <w:rPr>
          <w:color w:val="000000" w:themeColor="text1" w:themeTint="FF" w:themeShade="FF"/>
        </w:rPr>
        <w:t>suggestions.isml</w:t>
      </w:r>
      <w:r w:rsidRPr="64B9FE59" w:rsidR="18983F99">
        <w:rPr>
          <w:color w:val="000000" w:themeColor="text1" w:themeTint="FF" w:themeShade="FF"/>
        </w:rPr>
        <w:t xml:space="preserve"> example template. </w:t>
      </w:r>
    </w:p>
    <w:p w:rsidR="00146C38" w:rsidP="50C094D0" w:rsidRDefault="00146C38" w14:paraId="0D460964" w14:textId="77777777">
      <w:pPr>
        <w:rPr>
          <w:color w:val="000000" w:themeColor="text1"/>
        </w:rPr>
      </w:pPr>
    </w:p>
    <w:p w:rsidR="18983F99" w:rsidP="50C094D0" w:rsidRDefault="18983F99" w14:paraId="2EE6C4C1" w14:textId="2F6D5BC8">
      <w:pPr>
        <w:rPr>
          <w:rFonts w:ascii="Cambria" w:hAnsi="Cambria" w:eastAsia="Cambria" w:cs="Cambria"/>
        </w:rPr>
      </w:pPr>
      <w:r w:rsidRPr="64B9FE59" w:rsidR="18983F99">
        <w:rPr>
          <w:color w:val="000000" w:themeColor="text1" w:themeTint="FF" w:themeShade="FF"/>
        </w:rPr>
        <w:t>And override the sni</w:t>
      </w:r>
      <w:r w:rsidRPr="64B9FE59" w:rsidR="00146C38">
        <w:rPr>
          <w:color w:val="000000" w:themeColor="text1" w:themeTint="FF" w:themeShade="FF"/>
        </w:rPr>
        <w:t>p</w:t>
      </w:r>
      <w:r w:rsidRPr="64B9FE59" w:rsidR="18983F99">
        <w:rPr>
          <w:color w:val="000000" w:themeColor="text1" w:themeTint="FF" w:themeShade="FF"/>
        </w:rPr>
        <w:t xml:space="preserve">ped code into your overridden </w:t>
      </w:r>
      <w:r w:rsidRPr="64B9FE59" w:rsidR="18983F99">
        <w:rPr>
          <w:color w:val="000000" w:themeColor="text1" w:themeTint="FF" w:themeShade="FF"/>
        </w:rPr>
        <w:t>app_storefront_base</w:t>
      </w:r>
      <w:r w:rsidRPr="64B9FE59" w:rsidR="18983F99">
        <w:rPr>
          <w:color w:val="000000" w:themeColor="text1" w:themeTint="FF" w:themeShade="FF"/>
        </w:rPr>
        <w:t xml:space="preserve"> cartridge’s </w:t>
      </w:r>
      <w:r w:rsidRPr="64B9FE59" w:rsidR="18983F99">
        <w:rPr>
          <w:color w:val="000000" w:themeColor="text1" w:themeTint="FF" w:themeShade="FF"/>
        </w:rPr>
        <w:t>suggestions.isml</w:t>
      </w:r>
      <w:r w:rsidRPr="64B9FE59" w:rsidR="18983F99">
        <w:rPr>
          <w:color w:val="000000" w:themeColor="text1" w:themeTint="FF" w:themeShade="FF"/>
        </w:rPr>
        <w:t xml:space="preserve"> template.</w:t>
      </w:r>
    </w:p>
    <w:p w:rsidR="50C094D0" w:rsidP="50C094D0" w:rsidRDefault="50C094D0" w14:paraId="40918FF0" w14:textId="28B3C1FC">
      <w:pPr>
        <w:rPr>
          <w:color w:val="000000" w:themeColor="text1"/>
        </w:rPr>
      </w:pPr>
    </w:p>
    <w:p w:rsidR="39F92A40" w:rsidP="50C094D0" w:rsidRDefault="39F92A40" w14:paraId="7920EAF9" w14:textId="34B7CB5E">
      <w:r>
        <w:rPr>
          <w:noProof/>
        </w:rPr>
        <w:drawing>
          <wp:inline distT="0" distB="0" distL="0" distR="0" wp14:anchorId="3CA6AF5C" wp14:editId="18530E82">
            <wp:extent cx="5952564" cy="3162300"/>
            <wp:effectExtent l="0" t="0" r="0" b="0"/>
            <wp:docPr id="2072739788" name="Picture 2072739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56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094D0" w:rsidP="50C094D0" w:rsidRDefault="50C094D0" w14:paraId="24B4A098" w14:textId="55E61007"/>
    <w:p w:rsidR="5F631B8A" w:rsidP="50C094D0" w:rsidRDefault="5F631B8A" w14:paraId="76762F31" w14:textId="0FD46278">
      <w:pPr>
        <w:pStyle w:val="Heading1"/>
        <w:rPr>
          <w:rFonts w:ascii="Cambria" w:hAnsi="Cambria" w:eastAsia="Cambria" w:cs="Cambria"/>
          <w:b w:val="1"/>
          <w:bCs w:val="1"/>
        </w:rPr>
      </w:pPr>
      <w:bookmarkStart w:name="_Toc1010157388" w:id="534424139"/>
      <w:r w:rsidRPr="64B9FE59" w:rsidR="5F631B8A">
        <w:rPr>
          <w:rFonts w:ascii="Cambria" w:hAnsi="Cambria" w:eastAsia="Cambria" w:cs="Cambria"/>
          <w:b w:val="1"/>
          <w:bCs w:val="1"/>
        </w:rPr>
        <w:t xml:space="preserve">5. Operations, Maintenance </w:t>
      </w:r>
      <w:r w:rsidRPr="64B9FE59" w:rsidR="1AAC50E2">
        <w:rPr>
          <w:rFonts w:ascii="Cambria" w:hAnsi="Cambria" w:eastAsia="Cambria" w:cs="Cambria"/>
          <w:b w:val="1"/>
          <w:bCs w:val="1"/>
        </w:rPr>
        <w:t>and Support</w:t>
      </w:r>
      <w:bookmarkEnd w:id="534424139"/>
    </w:p>
    <w:p w:rsidR="50C094D0" w:rsidP="50C094D0" w:rsidRDefault="50C094D0" w14:paraId="77777771" w14:textId="669792C6"/>
    <w:p w:rsidR="3E174444" w:rsidP="50C094D0" w:rsidRDefault="3E174444" w14:paraId="664CBD59" w14:textId="500999E2">
      <w:pPr>
        <w:pStyle w:val="Heading2"/>
        <w:rPr>
          <w:rFonts w:ascii="Cambria" w:hAnsi="Cambria" w:eastAsia="Cambria" w:cs="Cambria"/>
          <w:b w:val="1"/>
          <w:bCs w:val="1"/>
        </w:rPr>
      </w:pPr>
      <w:bookmarkStart w:name="_Toc1840838044" w:id="1835710270"/>
      <w:r w:rsidRPr="64B9FE59" w:rsidR="3E174444">
        <w:rPr>
          <w:rFonts w:ascii="Cambria" w:hAnsi="Cambria" w:eastAsia="Cambria" w:cs="Cambria"/>
          <w:b w:val="1"/>
          <w:bCs w:val="1"/>
        </w:rPr>
        <w:t>5.1 Data storage</w:t>
      </w:r>
      <w:bookmarkEnd w:id="1835710270"/>
    </w:p>
    <w:p w:rsidR="50C094D0" w:rsidP="50C094D0" w:rsidRDefault="50C094D0" w14:paraId="6AFCFBA6" w14:textId="5A64B718"/>
    <w:p w:rsidR="3E174444" w:rsidP="50C094D0" w:rsidRDefault="3E174444" w14:paraId="59C7100B" w14:textId="749AA74A">
      <w:r>
        <w:t xml:space="preserve">Data used for synchronization between SFCC site and Prefixbox. Site Preferences – the SitePreferences system object has been extended to store setup and confirmation values for each B2C Commerce site.  </w:t>
      </w:r>
    </w:p>
    <w:p w:rsidR="50C094D0" w:rsidP="50C094D0" w:rsidRDefault="50C094D0" w14:paraId="6C2F5559" w14:textId="1552C9FC"/>
    <w:p w:rsidR="0F71221B" w:rsidP="50C094D0" w:rsidRDefault="0F71221B" w14:paraId="3B4C04A5" w14:textId="29A87944">
      <w:pPr>
        <w:rPr>
          <w:rFonts w:ascii="Cambria" w:hAnsi="Cambria" w:eastAsia="Cambria" w:cs="Cambria"/>
          <w:b w:val="1"/>
          <w:bCs w:val="1"/>
        </w:rPr>
      </w:pPr>
      <w:bookmarkStart w:name="_Toc1475745966" w:id="1952811166"/>
      <w:r w:rsidRPr="64B9FE59" w:rsidR="0F71221B">
        <w:rPr>
          <w:rStyle w:val="Heading2Char"/>
          <w:rFonts w:ascii="Cambria" w:hAnsi="Cambria" w:eastAsia="Cambria" w:cs="Cambria"/>
          <w:b w:val="1"/>
          <w:bCs w:val="1"/>
        </w:rPr>
        <w:t>5.2 Failure/Recovery Process</w:t>
      </w:r>
      <w:bookmarkEnd w:id="1952811166"/>
      <w:r w:rsidRPr="64B9FE59" w:rsidR="0F71221B">
        <w:rPr>
          <w:rFonts w:ascii="Cambria" w:hAnsi="Cambria" w:eastAsia="Cambria" w:cs="Cambria"/>
          <w:b w:val="1"/>
          <w:bCs w:val="1"/>
        </w:rPr>
        <w:t xml:space="preserve">  </w:t>
      </w:r>
    </w:p>
    <w:p w:rsidR="50C094D0" w:rsidP="50C094D0" w:rsidRDefault="50C094D0" w14:paraId="0BB92407" w14:textId="1F252061"/>
    <w:p w:rsidR="00146C38" w:rsidP="50C094D0" w:rsidRDefault="5F631B8A" w14:paraId="18602B18" w14:textId="296522F9">
      <w:pPr>
        <w:rPr>
          <w:rFonts w:ascii="Cambria" w:hAnsi="Cambria" w:eastAsia="Cambria" w:cs="Cambria"/>
        </w:rPr>
      </w:pPr>
      <w:r w:rsidRPr="64B9FE59" w:rsidR="5F631B8A">
        <w:rPr>
          <w:rFonts w:ascii="Cambria" w:hAnsi="Cambria" w:eastAsia="Cambria" w:cs="Cambria"/>
        </w:rPr>
        <w:t xml:space="preserve">When the cartridge is down then products will not be exported and </w:t>
      </w:r>
      <w:r w:rsidRPr="64B9FE59" w:rsidR="48CCF133">
        <w:rPr>
          <w:rFonts w:ascii="Cambria" w:hAnsi="Cambria" w:eastAsia="Cambria" w:cs="Cambria"/>
        </w:rPr>
        <w:t>the search</w:t>
      </w:r>
      <w:r w:rsidRPr="64B9FE59" w:rsidR="5F631B8A">
        <w:rPr>
          <w:rFonts w:ascii="Cambria" w:hAnsi="Cambria" w:eastAsia="Cambria" w:cs="Cambria"/>
        </w:rPr>
        <w:t xml:space="preserve"> feature will </w:t>
      </w:r>
      <w:r w:rsidRPr="64B9FE59" w:rsidR="5F631B8A">
        <w:rPr>
          <w:rFonts w:ascii="Cambria" w:hAnsi="Cambria" w:eastAsia="Cambria" w:cs="Cambria"/>
        </w:rPr>
        <w:t xml:space="preserve">not work. </w:t>
      </w:r>
    </w:p>
    <w:p w:rsidR="00146C38" w:rsidP="50C094D0" w:rsidRDefault="00146C38" w14:paraId="186B0642" w14:textId="77777777">
      <w:pPr>
        <w:rPr>
          <w:rFonts w:ascii="Cambria" w:hAnsi="Cambria" w:eastAsia="Cambria" w:cs="Cambria"/>
        </w:rPr>
      </w:pPr>
    </w:p>
    <w:p w:rsidR="00146C38" w:rsidP="50C094D0" w:rsidRDefault="5F631B8A" w14:paraId="559DE4D0" w14:textId="77777777">
      <w:pPr>
        <w:rPr>
          <w:rFonts w:ascii="Cambria" w:hAnsi="Cambria" w:eastAsia="Cambria" w:cs="Cambria"/>
          <w:color w:val="000000" w:themeColor="text1"/>
        </w:rPr>
      </w:pPr>
      <w:r w:rsidRPr="64B9FE59" w:rsidR="5F631B8A">
        <w:rPr>
          <w:rFonts w:ascii="Cambria" w:hAnsi="Cambria" w:eastAsia="Cambria" w:cs="Cambria"/>
        </w:rPr>
        <w:t xml:space="preserve">This will not affect the </w:t>
      </w:r>
      <w:r w:rsidRPr="64B9FE59" w:rsidR="1AFE299F">
        <w:rPr>
          <w:rFonts w:ascii="Cambria" w:hAnsi="Cambria" w:eastAsia="Cambria" w:cs="Cambria"/>
        </w:rPr>
        <w:t>storefront</w:t>
      </w:r>
      <w:r w:rsidRPr="64B9FE59" w:rsidR="5F631B8A">
        <w:rPr>
          <w:rFonts w:ascii="Cambria" w:hAnsi="Cambria" w:eastAsia="Cambria" w:cs="Cambria"/>
        </w:rPr>
        <w:t xml:space="preserve"> and the storefront components will work as expected.</w:t>
      </w:r>
      <w:r w:rsidRPr="64B9FE59" w:rsidR="2D4EB83F">
        <w:rPr>
          <w:rFonts w:ascii="Cambria" w:hAnsi="Cambria" w:eastAsia="Cambria" w:cs="Cambria"/>
          <w:color w:val="000000" w:themeColor="text1" w:themeTint="FF" w:themeShade="FF"/>
        </w:rPr>
        <w:t xml:space="preserve"> </w:t>
      </w:r>
    </w:p>
    <w:p w:rsidR="00146C38" w:rsidP="50C094D0" w:rsidRDefault="00146C38" w14:paraId="0906F280" w14:textId="77777777">
      <w:pPr>
        <w:rPr>
          <w:rFonts w:ascii="Cambria" w:hAnsi="Cambria" w:eastAsia="Cambria" w:cs="Cambria"/>
          <w:color w:val="000000" w:themeColor="text1"/>
        </w:rPr>
      </w:pPr>
    </w:p>
    <w:p w:rsidR="00146C38" w:rsidP="50C094D0" w:rsidRDefault="6E8B7D9C" w14:paraId="226406C2" w14:textId="1DC74625">
      <w:pPr>
        <w:rPr>
          <w:rFonts w:ascii="Cambria" w:hAnsi="Cambria" w:eastAsia="Cambria" w:cs="Cambria"/>
          <w:color w:val="000000" w:themeColor="text1"/>
        </w:rPr>
      </w:pPr>
      <w:r w:rsidRPr="64B9FE59" w:rsidR="00146C38">
        <w:rPr>
          <w:rFonts w:ascii="Cambria" w:hAnsi="Cambria" w:eastAsia="Cambria" w:cs="Cambria"/>
          <w:color w:val="000000" w:themeColor="text1" w:themeTint="FF" w:themeShade="FF"/>
        </w:rPr>
        <w:t>I</w:t>
      </w:r>
      <w:r w:rsidRPr="64B9FE59" w:rsidR="2D4EB83F">
        <w:rPr>
          <w:rFonts w:ascii="Cambria" w:hAnsi="Cambria" w:eastAsia="Cambria" w:cs="Cambria"/>
          <w:color w:val="000000" w:themeColor="text1" w:themeTint="FF" w:themeShade="FF"/>
        </w:rPr>
        <w:t>f the P</w:t>
      </w:r>
      <w:r w:rsidRPr="64B9FE59" w:rsidR="61DD5F9B">
        <w:rPr>
          <w:rFonts w:ascii="Cambria" w:hAnsi="Cambria" w:eastAsia="Cambria" w:cs="Cambria"/>
          <w:color w:val="000000" w:themeColor="text1" w:themeTint="FF" w:themeShade="FF"/>
        </w:rPr>
        <w:t xml:space="preserve">refixbox </w:t>
      </w:r>
      <w:r w:rsidRPr="64B9FE59" w:rsidR="2D4EB83F">
        <w:rPr>
          <w:rFonts w:ascii="Cambria" w:hAnsi="Cambria" w:eastAsia="Cambria" w:cs="Cambria"/>
          <w:color w:val="000000" w:themeColor="text1" w:themeTint="FF" w:themeShade="FF"/>
        </w:rPr>
        <w:t>service</w:t>
      </w:r>
      <w:r w:rsidRPr="64B9FE59" w:rsidR="2D4EB83F">
        <w:rPr>
          <w:rFonts w:ascii="Cambria" w:hAnsi="Cambria" w:eastAsia="Cambria" w:cs="Cambria"/>
          <w:color w:val="000000" w:themeColor="text1" w:themeTint="FF" w:themeShade="FF"/>
        </w:rPr>
        <w:t xml:space="preserve"> becomes unavailable</w:t>
      </w:r>
      <w:r w:rsidRPr="64B9FE59" w:rsidR="00146C38">
        <w:rPr>
          <w:rFonts w:ascii="Cambria" w:hAnsi="Cambria" w:eastAsia="Cambria" w:cs="Cambria"/>
          <w:color w:val="000000" w:themeColor="text1" w:themeTint="FF" w:themeShade="FF"/>
        </w:rPr>
        <w:t>,</w:t>
      </w:r>
      <w:r w:rsidRPr="64B9FE59" w:rsidR="2D4EB83F">
        <w:rPr>
          <w:rFonts w:ascii="Cambria" w:hAnsi="Cambria" w:eastAsia="Cambria" w:cs="Cambria"/>
          <w:color w:val="000000" w:themeColor="text1" w:themeTint="FF" w:themeShade="FF"/>
        </w:rPr>
        <w:t xml:space="preserve"> the storefront search will not function. </w:t>
      </w:r>
    </w:p>
    <w:p w:rsidR="00146C38" w:rsidP="50C094D0" w:rsidRDefault="00146C38" w14:paraId="2FDDFFCB" w14:textId="77777777">
      <w:pPr>
        <w:rPr>
          <w:rFonts w:ascii="Cambria" w:hAnsi="Cambria" w:eastAsia="Cambria" w:cs="Cambria"/>
          <w:color w:val="000000" w:themeColor="text1"/>
        </w:rPr>
      </w:pPr>
    </w:p>
    <w:p w:rsidR="5F631B8A" w:rsidP="50C094D0" w:rsidRDefault="2D4EB83F" w14:paraId="5639AE2A" w14:textId="74FFAA8B">
      <w:pPr>
        <w:rPr>
          <w:rFonts w:ascii="Cambria" w:hAnsi="Cambria" w:eastAsia="Cambria" w:cs="Cambria"/>
        </w:rPr>
      </w:pPr>
      <w:r w:rsidRPr="64B9FE59" w:rsidR="2D4EB83F">
        <w:rPr>
          <w:rFonts w:ascii="Cambria" w:hAnsi="Cambria" w:eastAsia="Cambria" w:cs="Cambria"/>
          <w:color w:val="000000" w:themeColor="text1" w:themeTint="FF" w:themeShade="FF"/>
        </w:rPr>
        <w:t>In this case</w:t>
      </w:r>
      <w:r w:rsidRPr="64B9FE59" w:rsidR="00146C38">
        <w:rPr>
          <w:rFonts w:ascii="Cambria" w:hAnsi="Cambria" w:eastAsia="Cambria" w:cs="Cambria"/>
          <w:color w:val="000000" w:themeColor="text1" w:themeTint="FF" w:themeShade="FF"/>
        </w:rPr>
        <w:t>, the</w:t>
      </w:r>
      <w:r w:rsidRPr="64B9FE59" w:rsidR="2D4EB83F">
        <w:rPr>
          <w:rFonts w:ascii="Cambria" w:hAnsi="Cambria" w:eastAsia="Cambria" w:cs="Cambria"/>
          <w:color w:val="000000" w:themeColor="text1" w:themeTint="FF" w:themeShade="FF"/>
        </w:rPr>
        <w:t xml:space="preserve"> cartridge should be disabled in </w:t>
      </w:r>
      <w:r w:rsidRPr="64B9FE59" w:rsidR="00822CC4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>S</w:t>
      </w:r>
      <w:r w:rsidRPr="64B9FE59" w:rsidR="2D4EB83F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 xml:space="preserve">ite </w:t>
      </w:r>
      <w:r w:rsidRPr="64B9FE59" w:rsidR="00822CC4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>P</w:t>
      </w:r>
      <w:r w:rsidRPr="64B9FE59" w:rsidR="2D4EB83F">
        <w:rPr>
          <w:rFonts w:ascii="Cambria" w:hAnsi="Cambria" w:eastAsia="Cambria" w:cs="Cambria"/>
          <w:b w:val="1"/>
          <w:bCs w:val="1"/>
          <w:i w:val="1"/>
          <w:iCs w:val="1"/>
          <w:color w:val="000000" w:themeColor="text1" w:themeTint="FF" w:themeShade="FF"/>
        </w:rPr>
        <w:t>references</w:t>
      </w:r>
      <w:r w:rsidRPr="64B9FE59" w:rsidR="2D4EB83F">
        <w:rPr>
          <w:rFonts w:ascii="Cambria" w:hAnsi="Cambria" w:eastAsia="Cambria" w:cs="Cambria"/>
          <w:color w:val="000000" w:themeColor="text1" w:themeTint="FF" w:themeShade="FF"/>
        </w:rPr>
        <w:t>, this will bring back the default search functionality until Prefixbox services are back.</w:t>
      </w:r>
    </w:p>
    <w:p w:rsidR="50C094D0" w:rsidP="50C094D0" w:rsidRDefault="50C094D0" w14:paraId="4772BA92" w14:textId="7419523D"/>
    <w:p w:rsidR="50C094D0" w:rsidP="50C094D0" w:rsidRDefault="50C094D0" w14:paraId="642D9217" w14:textId="0ECBD40F">
      <w:pPr>
        <w:rPr>
          <w:color w:val="000000" w:themeColor="text1"/>
        </w:rPr>
      </w:pPr>
    </w:p>
    <w:p w:rsidR="50C094D0" w:rsidP="50C094D0" w:rsidRDefault="50C094D0" w14:paraId="22116149" w14:textId="3692189D">
      <w:pPr>
        <w:rPr>
          <w:rFonts w:ascii="Cambria" w:hAnsi="Cambria" w:eastAsia="Cambria" w:cs="Cambria"/>
          <w:b w:val="1"/>
          <w:bCs w:val="1"/>
          <w:color w:val="000000" w:themeColor="text1"/>
        </w:rPr>
      </w:pPr>
      <w:bookmarkStart w:name="_Toc567675141" w:id="541862636"/>
      <w:r w:rsidRPr="64B9FE59" w:rsidR="50C094D0">
        <w:rPr>
          <w:rStyle w:val="Heading2Char"/>
          <w:rFonts w:ascii="Cambria" w:hAnsi="Cambria" w:eastAsia="Cambria" w:cs="Cambria"/>
          <w:b w:val="1"/>
          <w:bCs w:val="1"/>
        </w:rPr>
        <w:t xml:space="preserve">5. </w:t>
      </w:r>
      <w:r w:rsidRPr="64B9FE59" w:rsidR="18479DEB">
        <w:rPr>
          <w:rStyle w:val="Heading2Char"/>
          <w:rFonts w:ascii="Cambria" w:hAnsi="Cambria" w:eastAsia="Cambria" w:cs="Cambria"/>
          <w:b w:val="1"/>
          <w:bCs w:val="1"/>
        </w:rPr>
        <w:t>3 Support</w:t>
      </w:r>
      <w:bookmarkEnd w:id="541862636"/>
      <w:r w:rsidRPr="64B9FE59" w:rsidR="18479DEB">
        <w:rPr>
          <w:rFonts w:ascii="Cambria" w:hAnsi="Cambria" w:eastAsia="Cambria" w:cs="Cambria"/>
          <w:b w:val="1"/>
          <w:bCs w:val="1"/>
          <w:color w:val="000000" w:themeColor="text1" w:themeTint="FF" w:themeShade="FF"/>
        </w:rPr>
        <w:t xml:space="preserve"> </w:t>
      </w:r>
    </w:p>
    <w:p w:rsidR="18479DEB" w:rsidP="50C094D0" w:rsidRDefault="18479DEB" w14:paraId="30850589" w14:textId="5D514196">
      <w:pPr>
        <w:rPr>
          <w:rFonts w:ascii="Cambria" w:hAnsi="Cambria" w:eastAsia="Cambria" w:cs="Cambria"/>
          <w:color w:val="000000" w:themeColor="text1"/>
        </w:rPr>
      </w:pPr>
      <w:r w:rsidRPr="64B9FE59" w:rsidR="18479DEB">
        <w:rPr>
          <w:rFonts w:ascii="Cambria" w:hAnsi="Cambria" w:eastAsia="Cambria" w:cs="Cambria"/>
          <w:color w:val="000000" w:themeColor="text1" w:themeTint="FF" w:themeShade="FF"/>
        </w:rPr>
        <w:t xml:space="preserve">For support, please contact us at </w:t>
      </w:r>
      <w:r w:rsidRPr="64B9FE59" w:rsidR="00822CC4">
        <w:rPr>
          <w:rFonts w:ascii="Cambria" w:hAnsi="Cambria" w:eastAsia="Cambria" w:cs="Cambria"/>
          <w:color w:val="000000" w:themeColor="text1" w:themeTint="FF" w:themeShade="FF"/>
        </w:rPr>
        <w:t>support@prefixbox.com</w:t>
      </w:r>
      <w:r w:rsidRPr="64B9FE59" w:rsidR="18479DEB">
        <w:rPr>
          <w:rFonts w:ascii="Cambria" w:hAnsi="Cambria" w:eastAsia="Cambria" w:cs="Cambria"/>
          <w:color w:val="000000" w:themeColor="text1" w:themeTint="FF" w:themeShade="FF"/>
        </w:rPr>
        <w:t>.</w:t>
      </w:r>
    </w:p>
    <w:p w:rsidR="50C094D0" w:rsidP="50C094D0" w:rsidRDefault="50C094D0" w14:paraId="2C238ACF" w14:textId="538BB588">
      <w:pPr>
        <w:rPr>
          <w:color w:val="000000" w:themeColor="text1"/>
        </w:rPr>
      </w:pPr>
    </w:p>
    <w:p w:rsidR="50C094D0" w:rsidP="50C094D0" w:rsidRDefault="50C094D0" w14:paraId="4755D18A" w14:textId="6C3DC0C9">
      <w:pPr>
        <w:pStyle w:val="Heading1"/>
        <w:rPr>
          <w:rFonts w:ascii="Cambria" w:hAnsi="Cambria" w:eastAsia="Cambria" w:cs="Cambria"/>
          <w:b w:val="1"/>
          <w:bCs w:val="1"/>
        </w:rPr>
      </w:pPr>
      <w:bookmarkStart w:name="_Toc1420305834" w:id="2046779162"/>
      <w:r w:rsidRPr="64B9FE59" w:rsidR="50C094D0">
        <w:rPr>
          <w:rFonts w:ascii="Cambria" w:hAnsi="Cambria" w:eastAsia="Cambria" w:cs="Cambria"/>
          <w:b w:val="1"/>
          <w:bCs w:val="1"/>
        </w:rPr>
        <w:t xml:space="preserve">6. </w:t>
      </w:r>
      <w:r w:rsidRPr="64B9FE59" w:rsidR="37FFBB95">
        <w:rPr>
          <w:rFonts w:ascii="Cambria" w:hAnsi="Cambria" w:eastAsia="Cambria" w:cs="Cambria"/>
          <w:b w:val="1"/>
          <w:bCs w:val="1"/>
        </w:rPr>
        <w:t>User guide</w:t>
      </w:r>
      <w:bookmarkEnd w:id="2046779162"/>
    </w:p>
    <w:p w:rsidR="50C094D0" w:rsidP="50C094D0" w:rsidRDefault="50C094D0" w14:paraId="2C08D448" w14:textId="58CB4F1C">
      <w:pPr>
        <w:rPr>
          <w:color w:val="000000" w:themeColor="text1"/>
        </w:rPr>
      </w:pPr>
    </w:p>
    <w:p w:rsidR="37FFBB95" w:rsidP="50C094D0" w:rsidRDefault="37FFBB95" w14:paraId="5B721B98" w14:textId="59644964">
      <w:pPr>
        <w:rPr>
          <w:color w:val="000000" w:themeColor="text1"/>
        </w:rPr>
      </w:pPr>
      <w:r w:rsidRPr="50C094D0">
        <w:rPr>
          <w:color w:val="000000" w:themeColor="text1"/>
        </w:rPr>
        <w:t xml:space="preserve">After installing the cartridge for the first time, you should follow these steps: </w:t>
      </w:r>
    </w:p>
    <w:p w:rsidR="50C094D0" w:rsidP="50C094D0" w:rsidRDefault="50C094D0" w14:paraId="74C7A2F8" w14:textId="69602980">
      <w:pPr>
        <w:rPr>
          <w:color w:val="000000" w:themeColor="text1"/>
        </w:rPr>
      </w:pPr>
    </w:p>
    <w:p w:rsidR="37FFBB95" w:rsidP="50C094D0" w:rsidRDefault="37FFBB95" w14:paraId="7A919887" w14:textId="32246178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64B9FE59" w:rsidR="37FFBB95">
        <w:rPr>
          <w:color w:val="000000" w:themeColor="text1" w:themeTint="FF" w:themeShade="FF"/>
        </w:rPr>
        <w:t xml:space="preserve">Register on </w:t>
      </w:r>
      <w:r w:rsidRPr="64B9FE59" w:rsidR="00822CC4">
        <w:rPr>
          <w:color w:val="000000" w:themeColor="text1" w:themeTint="FF" w:themeShade="FF"/>
        </w:rPr>
        <w:t xml:space="preserve">the </w:t>
      </w:r>
      <w:hyperlink r:id="R3b09ce747f564bcc">
        <w:r w:rsidRPr="64B9FE59" w:rsidR="37FFBB95">
          <w:rPr>
            <w:rStyle w:val="Hyperlink"/>
          </w:rPr>
          <w:t>Prefixbox Admin Portal</w:t>
        </w:r>
      </w:hyperlink>
      <w:r w:rsidRPr="64B9FE59" w:rsidR="37FFBB95">
        <w:rPr>
          <w:color w:val="000000" w:themeColor="text1" w:themeTint="FF" w:themeShade="FF"/>
        </w:rPr>
        <w:t xml:space="preserve">. </w:t>
      </w:r>
    </w:p>
    <w:p w:rsidR="37FFBB95" w:rsidP="50C094D0" w:rsidRDefault="37FFBB95" w14:paraId="45419AC2" w14:textId="37E15137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64B9FE59" w:rsidR="37FFBB95">
        <w:rPr>
          <w:color w:val="000000" w:themeColor="text1" w:themeTint="FF" w:themeShade="FF"/>
        </w:rPr>
        <w:t>Get credential</w:t>
      </w:r>
      <w:r w:rsidRPr="64B9FE59" w:rsidR="00822CC4">
        <w:rPr>
          <w:color w:val="000000" w:themeColor="text1" w:themeTint="FF" w:themeShade="FF"/>
        </w:rPr>
        <w:t>s</w:t>
      </w:r>
      <w:r w:rsidRPr="64B9FE59" w:rsidR="37FFBB95">
        <w:rPr>
          <w:color w:val="000000" w:themeColor="text1" w:themeTint="FF" w:themeShade="FF"/>
        </w:rPr>
        <w:t xml:space="preserve"> </w:t>
      </w:r>
      <w:r w:rsidRPr="64B9FE59" w:rsidR="00822CC4">
        <w:rPr>
          <w:color w:val="000000" w:themeColor="text1" w:themeTint="FF" w:themeShade="FF"/>
        </w:rPr>
        <w:t>from</w:t>
      </w:r>
      <w:r w:rsidRPr="64B9FE59" w:rsidR="00822CC4">
        <w:rPr>
          <w:color w:val="000000" w:themeColor="text1" w:themeTint="FF" w:themeShade="FF"/>
        </w:rPr>
        <w:t xml:space="preserve"> </w:t>
      </w:r>
      <w:r w:rsidRPr="64B9FE59" w:rsidR="37FFBB95">
        <w:rPr>
          <w:color w:val="000000" w:themeColor="text1" w:themeTint="FF" w:themeShade="FF"/>
        </w:rPr>
        <w:t xml:space="preserve">Prefixbox Admin Portal and fill all preferences in Prefixbox custom BM module. </w:t>
      </w:r>
    </w:p>
    <w:p w:rsidR="37FFBB95" w:rsidP="50C094D0" w:rsidRDefault="37FFBB95" w14:paraId="795912EC" w14:textId="41E563C9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64B9FE59" w:rsidR="37FFBB95">
        <w:rPr>
          <w:color w:val="000000" w:themeColor="text1" w:themeTint="FF" w:themeShade="FF"/>
        </w:rPr>
        <w:t xml:space="preserve">Go to </w:t>
      </w:r>
      <w:r w:rsidRPr="64B9FE59" w:rsidR="1DAA8B78">
        <w:rPr>
          <w:color w:val="000000" w:themeColor="text1" w:themeTint="FF" w:themeShade="FF"/>
        </w:rPr>
        <w:t>M</w:t>
      </w:r>
      <w:r w:rsidRPr="64B9FE59" w:rsidR="37FFBB95">
        <w:rPr>
          <w:color w:val="000000" w:themeColor="text1" w:themeTint="FF" w:themeShade="FF"/>
        </w:rPr>
        <w:t xml:space="preserve">erchants tools </w:t>
      </w:r>
      <w:r w:rsidRPr="64B9FE59" w:rsidR="0C0D2B59">
        <w:rPr>
          <w:color w:val="000000" w:themeColor="text1" w:themeTint="FF" w:themeShade="FF"/>
        </w:rPr>
        <w:t>&gt;</w:t>
      </w:r>
      <w:r w:rsidRPr="64B9FE59" w:rsidR="488751BD">
        <w:rPr>
          <w:color w:val="000000" w:themeColor="text1" w:themeTint="FF" w:themeShade="FF"/>
        </w:rPr>
        <w:t xml:space="preserve"> </w:t>
      </w:r>
      <w:r w:rsidRPr="64B9FE59" w:rsidR="488751BD">
        <w:rPr>
          <w:b w:val="1"/>
          <w:bCs w:val="1"/>
          <w:i w:val="1"/>
          <w:iCs w:val="1"/>
        </w:rPr>
        <w:t>Prefixbox AI Search for B2C Commerce</w:t>
      </w:r>
      <w:r w:rsidRPr="64B9FE59" w:rsidR="488751BD">
        <w:rPr>
          <w:b w:val="1"/>
          <w:bCs w:val="1"/>
          <w:i w:val="1"/>
          <w:iCs w:val="1"/>
          <w:color w:val="000000" w:themeColor="text1" w:themeTint="FF" w:themeShade="FF"/>
        </w:rPr>
        <w:t xml:space="preserve"> &gt; Settings</w:t>
      </w:r>
      <w:r w:rsidRPr="64B9FE59" w:rsidR="488751BD">
        <w:rPr>
          <w:color w:val="000000" w:themeColor="text1" w:themeTint="FF" w:themeShade="FF"/>
        </w:rPr>
        <w:t xml:space="preserve"> and save the credentials.</w:t>
      </w:r>
    </w:p>
    <w:p w:rsidR="00822CC4" w:rsidP="64B9FE59" w:rsidRDefault="00822CC4" w14:paraId="112FA056" w14:textId="77777777">
      <w:pPr>
        <w:pStyle w:val="ListParagraph"/>
        <w:rPr>
          <w:color w:val="000000" w:themeColor="text1"/>
        </w:rPr>
      </w:pPr>
    </w:p>
    <w:p w:rsidR="245C2D7A" w:rsidP="50C094D0" w:rsidRDefault="245C2D7A" w14:paraId="0809EF8D" w14:textId="30E9FA2B">
      <w:pPr/>
      <w:r w:rsidR="245C2D7A">
        <w:drawing>
          <wp:inline wp14:editId="6F3E23CB" wp14:anchorId="1B63FCF5">
            <wp:extent cx="5964485" cy="2447925"/>
            <wp:effectExtent l="0" t="0" r="0" b="0"/>
            <wp:docPr id="1780760659" name="Picture 17807606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80760659"/>
                    <pic:cNvPicPr/>
                  </pic:nvPicPr>
                  <pic:blipFill>
                    <a:blip r:embed="R81a226cb24bc45d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6448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C4" w:rsidP="50C094D0" w:rsidRDefault="00822CC4" w14:paraId="30F73766" w14:textId="77777777"/>
    <w:p w:rsidR="245C2D7A" w:rsidP="50C094D0" w:rsidRDefault="245C2D7A" w14:paraId="001DFBA6" w14:textId="0D942FBF">
      <w:pPr>
        <w:pStyle w:val="ListParagraph"/>
        <w:numPr>
          <w:ilvl w:val="0"/>
          <w:numId w:val="1"/>
        </w:numPr>
        <w:rPr/>
      </w:pPr>
      <w:r w:rsidR="245C2D7A">
        <w:rPr/>
        <w:t>Set</w:t>
      </w:r>
      <w:r w:rsidR="00822CC4">
        <w:rPr/>
        <w:t xml:space="preserve"> </w:t>
      </w:r>
      <w:r w:rsidR="245C2D7A">
        <w:rPr/>
        <w:t>up</w:t>
      </w:r>
      <w:r w:rsidR="00822CC4">
        <w:rPr/>
        <w:t xml:space="preserve"> the</w:t>
      </w:r>
      <w:r w:rsidR="245C2D7A">
        <w:rPr/>
        <w:t xml:space="preserve"> product catalog.</w:t>
      </w:r>
    </w:p>
    <w:p w:rsidR="00822CC4" w:rsidP="64B9FE59" w:rsidRDefault="00822CC4" w14:paraId="6C4F679D" w14:textId="77777777">
      <w:pPr>
        <w:pStyle w:val="ListParagraph"/>
      </w:pPr>
    </w:p>
    <w:p w:rsidR="245C2D7A" w:rsidP="50C094D0" w:rsidRDefault="245C2D7A" w14:paraId="6F97714D" w14:textId="55597275">
      <w:pPr/>
      <w:r w:rsidR="245C2D7A">
        <w:drawing>
          <wp:inline wp14:editId="743ACCB6" wp14:anchorId="4F339892">
            <wp:extent cx="5955958" cy="2295525"/>
            <wp:effectExtent l="0" t="0" r="0" b="0"/>
            <wp:docPr id="1929972445" name="Picture 19299724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29972445"/>
                    <pic:cNvPicPr/>
                  </pic:nvPicPr>
                  <pic:blipFill>
                    <a:blip r:embed="Rd60ff6b48854426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55958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C4" w:rsidP="50C094D0" w:rsidRDefault="00822CC4" w14:paraId="2EE76EF9" w14:textId="77777777"/>
    <w:p w:rsidR="5312939C" w:rsidP="50C094D0" w:rsidRDefault="5312939C" w14:paraId="6C72693F" w14:textId="50844456">
      <w:pPr>
        <w:pStyle w:val="ListParagraph"/>
        <w:numPr>
          <w:ilvl w:val="0"/>
          <w:numId w:val="1"/>
        </w:numPr>
        <w:rPr/>
      </w:pPr>
      <w:r w:rsidR="5312939C">
        <w:rPr/>
        <w:t xml:space="preserve">Please click </w:t>
      </w:r>
      <w:r w:rsidR="245C2D7A">
        <w:rPr/>
        <w:t>Connect product catalog with Prefixbox</w:t>
      </w:r>
      <w:r w:rsidR="4AF34F81">
        <w:rPr/>
        <w:t>.</w:t>
      </w:r>
    </w:p>
    <w:p w:rsidR="577F8A6D" w:rsidP="50C094D0" w:rsidRDefault="577F8A6D" w14:paraId="31A3AFE9" w14:textId="0DCA0A7B">
      <w:pPr>
        <w:pStyle w:val="ListParagraph"/>
        <w:numPr>
          <w:ilvl w:val="0"/>
          <w:numId w:val="1"/>
        </w:numPr>
        <w:rPr/>
      </w:pPr>
      <w:r w:rsidR="577F8A6D">
        <w:rPr/>
        <w:t>A</w:t>
      </w:r>
      <w:r w:rsidR="245C2D7A">
        <w:rPr/>
        <w:t xml:space="preserve">fter the successful process </w:t>
      </w:r>
      <w:r w:rsidR="1804F9BA">
        <w:rPr/>
        <w:t xml:space="preserve">for faster product catalog export please go to </w:t>
      </w:r>
      <w:r w:rsidRPr="64B9FE59" w:rsidR="1804F9BA">
        <w:rPr>
          <w:b w:val="1"/>
          <w:bCs w:val="1"/>
          <w:i w:val="1"/>
          <w:iCs w:val="1"/>
        </w:rPr>
        <w:t xml:space="preserve">Administration &gt; Operations &gt; Jobs &gt; </w:t>
      </w:r>
      <w:r w:rsidRPr="64B9FE59" w:rsidR="1804F9BA">
        <w:rPr>
          <w:b w:val="1"/>
          <w:bCs w:val="1"/>
          <w:i w:val="1"/>
          <w:iCs w:val="1"/>
        </w:rPr>
        <w:t>prefixboxProductExportFull</w:t>
      </w:r>
      <w:r w:rsidRPr="64B9FE59" w:rsidR="1804F9BA">
        <w:rPr>
          <w:b w:val="1"/>
          <w:bCs w:val="1"/>
          <w:i w:val="1"/>
          <w:iCs w:val="1"/>
        </w:rPr>
        <w:t xml:space="preserve"> </w:t>
      </w:r>
      <w:r w:rsidR="1804F9BA">
        <w:rPr/>
        <w:t>and run</w:t>
      </w:r>
      <w:r w:rsidR="006745F8">
        <w:rPr/>
        <w:t xml:space="preserve"> the</w:t>
      </w:r>
      <w:r w:rsidR="1804F9BA">
        <w:rPr/>
        <w:t xml:space="preserve"> job manually</w:t>
      </w:r>
      <w:r w:rsidR="006745F8">
        <w:rPr/>
        <w:t>.</w:t>
      </w:r>
      <w:r w:rsidR="1804F9BA">
        <w:rPr/>
        <w:t xml:space="preserve"> </w:t>
      </w:r>
      <w:r w:rsidR="006745F8">
        <w:rPr/>
        <w:t>T</w:t>
      </w:r>
      <w:r w:rsidR="1804F9BA">
        <w:rPr/>
        <w:t xml:space="preserve">his will </w:t>
      </w:r>
      <w:r w:rsidR="1804F9BA">
        <w:rPr/>
        <w:t xml:space="preserve">export </w:t>
      </w:r>
      <w:r w:rsidR="006745F8">
        <w:rPr/>
        <w:t xml:space="preserve">your </w:t>
      </w:r>
      <w:r w:rsidR="1804F9BA">
        <w:rPr/>
        <w:t xml:space="preserve">catalog and </w:t>
      </w:r>
      <w:r w:rsidR="00BC15AB">
        <w:rPr/>
        <w:t>you can continue to the last step and connect Prefixbox search to your SFCC site.</w:t>
      </w:r>
    </w:p>
    <w:p w:rsidR="014047CD" w:rsidP="50C094D0" w:rsidRDefault="014047CD" w14:paraId="21AF71A3" w14:textId="1DF12E14">
      <w:pPr/>
      <w:r w:rsidR="014047CD">
        <w:drawing>
          <wp:inline wp14:editId="76E8F330" wp14:anchorId="2F1A3C57">
            <wp:extent cx="6162676" cy="731818"/>
            <wp:effectExtent l="0" t="0" r="0" b="0"/>
            <wp:docPr id="1175313974" name="Picture 117531397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75313974"/>
                    <pic:cNvPicPr/>
                  </pic:nvPicPr>
                  <pic:blipFill>
                    <a:blip r:embed="Rcb18b77ed50441e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62676" cy="73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F8" w:rsidP="50C094D0" w:rsidRDefault="006745F8" w14:paraId="4AB316C4" w14:textId="77777777"/>
    <w:p w:rsidR="014047CD" w:rsidP="50C094D0" w:rsidRDefault="014047CD" w14:paraId="5950CC63" w14:textId="4CB93DBF">
      <w:pPr>
        <w:pStyle w:val="ListParagraph"/>
        <w:numPr>
          <w:ilvl w:val="0"/>
          <w:numId w:val="1"/>
        </w:numPr>
        <w:rPr/>
      </w:pPr>
      <w:r w:rsidR="014047CD">
        <w:rPr/>
        <w:t xml:space="preserve">After the job </w:t>
      </w:r>
      <w:r w:rsidR="78237BCB">
        <w:rPr/>
        <w:t>is finished</w:t>
      </w:r>
      <w:r w:rsidR="014047CD">
        <w:rPr/>
        <w:t>, please go back to Prefixbox Custom BM module</w:t>
      </w:r>
      <w:r w:rsidR="006745F8">
        <w:rPr/>
        <w:t>.</w:t>
      </w:r>
      <w:r w:rsidR="014047CD">
        <w:rPr/>
        <w:t xml:space="preserve"> </w:t>
      </w:r>
      <w:r w:rsidR="006745F8">
        <w:rPr/>
        <w:t>Af</w:t>
      </w:r>
      <w:r w:rsidR="014047CD">
        <w:rPr/>
        <w:t xml:space="preserve">ter the </w:t>
      </w:r>
      <w:r w:rsidR="005F3DEF">
        <w:rPr/>
        <w:t xml:space="preserve">catalog is </w:t>
      </w:r>
      <w:r w:rsidR="014047CD">
        <w:rPr/>
        <w:t xml:space="preserve">successfully created and </w:t>
      </w:r>
      <w:r w:rsidR="7929BF59">
        <w:rPr/>
        <w:t>synchronized</w:t>
      </w:r>
      <w:r w:rsidR="005F3DEF">
        <w:rPr/>
        <w:t>,</w:t>
      </w:r>
      <w:r w:rsidR="710C8E99">
        <w:rPr/>
        <w:t>click</w:t>
      </w:r>
      <w:r w:rsidR="710C8E99">
        <w:rPr/>
        <w:t xml:space="preserve"> </w:t>
      </w:r>
      <w:r w:rsidR="005F3DEF">
        <w:rPr/>
        <w:t xml:space="preserve"> </w:t>
      </w:r>
      <w:r w:rsidR="005F3DEF">
        <w:rPr/>
        <w:t>‘</w:t>
      </w:r>
      <w:r w:rsidR="005F3DEF">
        <w:rPr/>
        <w:t>C</w:t>
      </w:r>
      <w:r w:rsidR="710C8E99">
        <w:rPr/>
        <w:t xml:space="preserve">onnect </w:t>
      </w:r>
      <w:r w:rsidR="005F3DEF">
        <w:rPr/>
        <w:t>S</w:t>
      </w:r>
      <w:r w:rsidR="710C8E99">
        <w:rPr/>
        <w:t>earch</w:t>
      </w:r>
      <w:r w:rsidR="005F3DEF">
        <w:rPr/>
        <w:t>’</w:t>
      </w:r>
      <w:r w:rsidR="710C8E99">
        <w:rPr/>
        <w:t>.</w:t>
      </w:r>
    </w:p>
    <w:p w:rsidR="006745F8" w:rsidP="64B9FE59" w:rsidRDefault="006745F8" w14:paraId="23905D55" w14:textId="77777777">
      <w:pPr>
        <w:pStyle w:val="ListParagraph"/>
      </w:pPr>
    </w:p>
    <w:p w:rsidR="0855FDBD" w:rsidP="50C094D0" w:rsidRDefault="0855FDBD" w14:paraId="6DFE2205" w14:textId="05BF14BD">
      <w:r>
        <w:rPr>
          <w:noProof/>
        </w:rPr>
        <w:drawing>
          <wp:inline distT="0" distB="0" distL="0" distR="0" wp14:anchorId="745DCB78" wp14:editId="21E5AC1E">
            <wp:extent cx="6200775" cy="1692295"/>
            <wp:effectExtent l="0" t="0" r="0" b="0"/>
            <wp:docPr id="1560077160" name="Picture 1560077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6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C094D0" w:rsidP="50C094D0" w:rsidRDefault="50C094D0" w14:paraId="25D68932" w14:textId="38A0C159"/>
    <w:p w:rsidR="345391AF" w:rsidP="50C094D0" w:rsidRDefault="345391AF" w14:paraId="2D38516B" w14:textId="520E20A7">
      <w:pPr>
        <w:pStyle w:val="Heading1"/>
        <w:rPr>
          <w:rFonts w:ascii="Cambria" w:hAnsi="Cambria" w:eastAsia="Cambria" w:cs="Cambria"/>
          <w:b w:val="1"/>
          <w:bCs w:val="1"/>
        </w:rPr>
      </w:pPr>
      <w:bookmarkStart w:name="_Toc857729597" w:id="66574227"/>
      <w:r w:rsidRPr="64B9FE59" w:rsidR="345391AF">
        <w:rPr>
          <w:rFonts w:ascii="Cambria" w:hAnsi="Cambria" w:eastAsia="Cambria" w:cs="Cambria"/>
          <w:b w:val="1"/>
          <w:bCs w:val="1"/>
        </w:rPr>
        <w:t>7. Known Issues</w:t>
      </w:r>
      <w:bookmarkEnd w:id="66574227"/>
    </w:p>
    <w:p w:rsidR="345391AF" w:rsidP="50C094D0" w:rsidRDefault="345391AF" w14:paraId="338C191F" w14:textId="79FFA3E6">
      <w:r>
        <w:t xml:space="preserve"> </w:t>
      </w:r>
    </w:p>
    <w:p w:rsidR="345391AF" w:rsidP="50C094D0" w:rsidRDefault="345391AF" w14:paraId="4BB1DD13" w14:textId="156A3686">
      <w:r w:rsidR="345391AF">
        <w:rPr/>
        <w:t xml:space="preserve">There are no known </w:t>
      </w:r>
      <w:r w:rsidR="466445A6">
        <w:rPr/>
        <w:t>issues.</w:t>
      </w:r>
      <w:r>
        <w:tab/>
      </w:r>
      <w:r w:rsidR="345391AF">
        <w:rPr/>
        <w:t xml:space="preserve">  </w:t>
      </w:r>
    </w:p>
    <w:p w:rsidR="50C094D0" w:rsidP="50C094D0" w:rsidRDefault="50C094D0" w14:paraId="2EBA57E5" w14:textId="246BE797">
      <w:pPr>
        <w:pStyle w:val="Heading1"/>
        <w:rPr>
          <w:rFonts w:ascii="Cambria" w:hAnsi="Cambria" w:eastAsia="Cambria" w:cs="Cambria"/>
          <w:b w:val="1"/>
          <w:bCs w:val="1"/>
        </w:rPr>
      </w:pPr>
      <w:bookmarkStart w:name="_Toc376940622" w:id="1700924641"/>
      <w:r w:rsidRPr="64B9FE59" w:rsidR="50C094D0">
        <w:rPr>
          <w:rFonts w:ascii="Cambria" w:hAnsi="Cambria" w:eastAsia="Cambria" w:cs="Cambria"/>
          <w:b w:val="1"/>
          <w:bCs w:val="1"/>
        </w:rPr>
        <w:t xml:space="preserve">8. </w:t>
      </w:r>
      <w:r w:rsidRPr="64B9FE59" w:rsidR="345391AF">
        <w:rPr>
          <w:rFonts w:ascii="Cambria" w:hAnsi="Cambria" w:eastAsia="Cambria" w:cs="Cambria"/>
          <w:b w:val="1"/>
          <w:bCs w:val="1"/>
        </w:rPr>
        <w:t>Release History</w:t>
      </w:r>
      <w:bookmarkEnd w:id="1700924641"/>
      <w:r w:rsidRPr="64B9FE59" w:rsidR="345391AF">
        <w:rPr>
          <w:rFonts w:ascii="Cambria" w:hAnsi="Cambria" w:eastAsia="Cambria" w:cs="Cambria"/>
          <w:b w:val="1"/>
          <w:bCs w:val="1"/>
        </w:rPr>
        <w:t xml:space="preserve"> </w:t>
      </w:r>
    </w:p>
    <w:p w:rsidR="345391AF" w:rsidP="50C094D0" w:rsidRDefault="345391AF" w14:paraId="1098BB71" w14:textId="61E150C6">
      <w:r>
        <w:t xml:space="preserve"> </w:t>
      </w:r>
    </w:p>
    <w:p w:rsidR="5639D85F" w:rsidP="50C094D0" w:rsidRDefault="5639D85F" w14:paraId="4F27F40A" w14:textId="163ED0BE">
      <w:r>
        <w:t>Version,</w:t>
      </w:r>
      <w:r w:rsidR="345391AF">
        <w:t xml:space="preserve"> Date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50C094D0" w:rsidTr="64B9FE59" w14:paraId="0ED7C2E4" w14:textId="77777777">
        <w:trPr>
          <w:trHeight w:val="300"/>
        </w:trPr>
        <w:tc>
          <w:tcPr>
            <w:tcW w:w="4680" w:type="dxa"/>
            <w:tcMar/>
          </w:tcPr>
          <w:p w:rsidR="345391AF" w:rsidP="50C094D0" w:rsidRDefault="345391AF" w14:paraId="2514A827" w14:textId="3599A46B">
            <w:r>
              <w:t>Version</w:t>
            </w:r>
          </w:p>
        </w:tc>
        <w:tc>
          <w:tcPr>
            <w:tcW w:w="4680" w:type="dxa"/>
            <w:tcMar/>
          </w:tcPr>
          <w:p w:rsidR="345391AF" w:rsidP="50C094D0" w:rsidRDefault="345391AF" w14:paraId="0F43A8F3" w14:textId="00F70375">
            <w:r>
              <w:t>Date</w:t>
            </w:r>
          </w:p>
        </w:tc>
      </w:tr>
      <w:tr w:rsidR="50C094D0" w:rsidTr="64B9FE59" w14:paraId="38ADDA30" w14:textId="77777777">
        <w:trPr>
          <w:trHeight w:val="300"/>
        </w:trPr>
        <w:tc>
          <w:tcPr>
            <w:tcW w:w="4680" w:type="dxa"/>
            <w:tcMar/>
          </w:tcPr>
          <w:p w:rsidR="345391AF" w:rsidP="50C094D0" w:rsidRDefault="345391AF" w14:paraId="734F1B8D" w14:textId="0A41BBFF">
            <w:r w:rsidR="345391AF">
              <w:rPr/>
              <w:t>2</w:t>
            </w:r>
            <w:r w:rsidR="64817956">
              <w:rPr/>
              <w:t>4</w:t>
            </w:r>
            <w:r w:rsidR="345391AF">
              <w:rPr/>
              <w:t>.2.0</w:t>
            </w:r>
          </w:p>
        </w:tc>
        <w:tc>
          <w:tcPr>
            <w:tcW w:w="4680" w:type="dxa"/>
            <w:tcMar/>
          </w:tcPr>
          <w:p w:rsidR="345391AF" w:rsidP="50C094D0" w:rsidRDefault="345391AF" w14:paraId="7D7F9865" w14:textId="48172BDE">
            <w:r>
              <w:t>2024.0</w:t>
            </w:r>
            <w:r w:rsidR="5960F580">
              <w:t>2</w:t>
            </w:r>
            <w:r>
              <w:t>.</w:t>
            </w:r>
            <w:r w:rsidR="790BEF2E">
              <w:t>01</w:t>
            </w:r>
          </w:p>
        </w:tc>
      </w:tr>
    </w:tbl>
    <w:p w:rsidR="50C094D0" w:rsidP="50C094D0" w:rsidRDefault="50C094D0" w14:paraId="5D6BBD48" w14:textId="21B527BE"/>
    <w:sectPr w:rsidR="50C094D0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PT" w:author="Paige Tyrrell" w:date="2024-02-02T17:38:00Z" w:id="24">
    <w:p w:rsidR="00A53925" w:rsidP="00A53925" w:rsidRDefault="00A53925" w14:paraId="0BF912D3" w14:textId="77777777">
      <w:pPr>
        <w:pStyle w:val="CommentText"/>
      </w:pPr>
      <w:r>
        <w:rPr>
          <w:rStyle w:val="CommentReference"/>
        </w:rPr>
        <w:annotationRef/>
      </w:r>
      <w:r>
        <w:t>Should we still call this UX Studio?</w:t>
      </w:r>
    </w:p>
  </w:comment>
  <w:comment w:initials="PT" w:author="Paige Tyrrell" w:date="2024-02-02T17:39:00Z" w:id="27">
    <w:p w:rsidR="00A53925" w:rsidP="00A53925" w:rsidRDefault="00A53925" w14:paraId="2BDB4BB0" w14:textId="77777777">
      <w:pPr>
        <w:pStyle w:val="CommentText"/>
      </w:pPr>
      <w:r>
        <w:rPr>
          <w:rStyle w:val="CommentReference"/>
        </w:rPr>
        <w:annotationRef/>
      </w:r>
      <w:r>
        <w:t>Should we still call this UX Studio?</w:t>
      </w:r>
    </w:p>
  </w:comment>
  <w:comment w:initials="PT" w:author="Paige Tyrrell" w:date="2024-02-02T17:40:00Z" w:id="33">
    <w:p w:rsidR="00563AD0" w:rsidP="00563AD0" w:rsidRDefault="00563AD0" w14:paraId="56CFCC62" w14:textId="77777777">
      <w:pPr>
        <w:pStyle w:val="CommentText"/>
      </w:pPr>
      <w:r>
        <w:rPr>
          <w:rStyle w:val="CommentReference"/>
        </w:rPr>
        <w:annotationRef/>
      </w:r>
      <w:r>
        <w:t>Do we need this line here? Is it the same as the above part?</w:t>
      </w:r>
    </w:p>
  </w:comment>
  <w:comment w:initials="PT" w:author="Paige Tyrrell" w:date="2024-02-02T17:41:00Z" w:id="38">
    <w:p w:rsidR="0045194E" w:rsidP="0045194E" w:rsidRDefault="0045194E" w14:paraId="6ABD0743" w14:textId="77777777">
      <w:pPr>
        <w:pStyle w:val="CommentText"/>
      </w:pPr>
      <w:r>
        <w:rPr>
          <w:rStyle w:val="CommentReference"/>
        </w:rPr>
        <w:annotationRef/>
      </w:r>
      <w:r>
        <w:t>Does this also need to be here since it’s the same as the above?</w:t>
      </w:r>
    </w:p>
  </w:comment>
  <w:comment w:initials="PT" w:author="Paige Tyrrell" w:date="2024-02-02T17:46:00Z" w:id="101">
    <w:p w:rsidR="00A57146" w:rsidP="00A57146" w:rsidRDefault="00A57146" w14:paraId="3B22DD73" w14:textId="77777777">
      <w:pPr>
        <w:pStyle w:val="CommentText"/>
      </w:pPr>
      <w:r>
        <w:rPr>
          <w:rStyle w:val="CommentReference"/>
        </w:rPr>
        <w:annotationRef/>
      </w:r>
      <w:r>
        <w:t>Is this correct? If so, leave it here</w:t>
      </w:r>
    </w:p>
  </w:comment>
  <w:comment w:initials="SM" w:author="Sandor Mitsyk" w:date="2024-02-08T10:49:48" w:id="1903517758">
    <w:p w:rsidR="64B9FE59" w:rsidRDefault="64B9FE59" w14:paraId="466E9BBB" w14:textId="0A5FBF4E">
      <w:pPr>
        <w:pStyle w:val="CommentText"/>
      </w:pPr>
      <w:r w:rsidR="64B9FE59">
        <w:rPr/>
        <w:t>Yes its their software name to import cartridges.</w:t>
      </w:r>
      <w:r>
        <w:rPr>
          <w:rStyle w:val="CommentReference"/>
        </w:rPr>
        <w:annotationRef/>
      </w:r>
    </w:p>
  </w:comment>
  <w:comment w:initials="SM" w:author="Sandor Mitsyk" w:date="2024-02-08T10:49:56" w:id="1368804406">
    <w:p w:rsidR="64B9FE59" w:rsidRDefault="64B9FE59" w14:paraId="5CCC89FE" w14:textId="4DD7C4C6">
      <w:pPr>
        <w:pStyle w:val="CommentText"/>
      </w:pPr>
      <w:r w:rsidR="64B9FE59">
        <w:rPr/>
        <w:t>Yes its their software name to import cartridges.</w:t>
      </w:r>
      <w:r>
        <w:rPr>
          <w:rStyle w:val="CommentReference"/>
        </w:rPr>
        <w:annotationRef/>
      </w:r>
    </w:p>
  </w:comment>
  <w:comment w:initials="SM" w:author="Sandor Mitsyk" w:date="2024-02-08T10:51:32" w:id="2003178158">
    <w:p w:rsidR="64B9FE59" w:rsidRDefault="64B9FE59" w14:paraId="7AA1D52C" w14:textId="12139EE7">
      <w:pPr>
        <w:pStyle w:val="CommentText"/>
      </w:pPr>
      <w:r w:rsidR="64B9FE59">
        <w:rPr/>
        <w:t>Its just an example how the ordering should be.</w:t>
      </w:r>
      <w:r>
        <w:rPr>
          <w:rStyle w:val="CommentReference"/>
        </w:rPr>
        <w:annotationRef/>
      </w:r>
    </w:p>
  </w:comment>
  <w:comment w:initials="SM" w:author="Sandor Mitsyk" w:date="2024-02-08T10:51:41" w:id="1246500019">
    <w:p w:rsidR="64B9FE59" w:rsidRDefault="64B9FE59" w14:paraId="392831DE" w14:textId="28CE1019">
      <w:pPr>
        <w:pStyle w:val="CommentText"/>
      </w:pPr>
      <w:r w:rsidR="64B9FE59">
        <w:rPr/>
        <w:t>Its just an example how the ordering should be.</w:t>
      </w:r>
      <w:r>
        <w:rPr>
          <w:rStyle w:val="CommentReference"/>
        </w:rPr>
        <w:annotationRef/>
      </w:r>
    </w:p>
  </w:comment>
  <w:comment w:initials="SM" w:author="Sandor Mitsyk" w:date="2024-02-08T10:52:35" w:id="2104705125">
    <w:p w:rsidR="64B9FE59" w:rsidRDefault="64B9FE59" w14:paraId="6A217625" w14:textId="06079AD3">
      <w:pPr>
        <w:pStyle w:val="CommentText"/>
      </w:pPr>
      <w:r w:rsidR="64B9FE59">
        <w:rPr/>
        <w:t>Yes its okay i guess.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0BF912D3"/>
  <w15:commentEx w15:done="0" w15:paraId="2BDB4BB0"/>
  <w15:commentEx w15:done="0" w15:paraId="56CFCC62"/>
  <w15:commentEx w15:done="0" w15:paraId="6ABD0743"/>
  <w15:commentEx w15:done="0" w15:paraId="3B22DD73"/>
  <w15:commentEx w15:done="0" w15:paraId="466E9BBB" w15:paraIdParent="0BF912D3"/>
  <w15:commentEx w15:done="0" w15:paraId="5CCC89FE" w15:paraIdParent="2BDB4BB0"/>
  <w15:commentEx w15:done="0" w15:paraId="7AA1D52C" w15:paraIdParent="56CFCC62"/>
  <w15:commentEx w15:done="0" w15:paraId="392831DE" w15:paraIdParent="6ABD0743"/>
  <w15:commentEx w15:done="0" w15:paraId="6A217625" w15:paraIdParent="3B22DD73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3C580947" w16cex:dateUtc="2024-02-02T16:38:00Z"/>
  <w16cex:commentExtensible w16cex:durableId="73F5B817" w16cex:dateUtc="2024-02-02T16:39:00Z"/>
  <w16cex:commentExtensible w16cex:durableId="0407344C" w16cex:dateUtc="2024-02-02T16:40:00Z"/>
  <w16cex:commentExtensible w16cex:durableId="520BE8A5" w16cex:dateUtc="2024-02-02T16:41:00Z"/>
  <w16cex:commentExtensible w16cex:durableId="6A92AE9F" w16cex:dateUtc="2024-02-08T09:49:48.856Z"/>
  <w16cex:commentExtensible w16cex:durableId="23CCED19" w16cex:dateUtc="2024-02-02T16:46:00Z"/>
  <w16cex:commentExtensible w16cex:durableId="721B3A68" w16cex:dateUtc="2024-02-08T09:49:56.548Z"/>
  <w16cex:commentExtensible w16cex:durableId="1BA04655" w16cex:dateUtc="2024-02-08T09:51:32.525Z"/>
  <w16cex:commentExtensible w16cex:durableId="1DB05F14" w16cex:dateUtc="2024-02-08T09:51:41.64Z"/>
  <w16cex:commentExtensible w16cex:durableId="052ED3D0" w16cex:dateUtc="2024-02-08T09:52:35.241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BF912D3" w16cid:durableId="3C580947"/>
  <w16cid:commentId w16cid:paraId="2BDB4BB0" w16cid:durableId="73F5B817"/>
  <w16cid:commentId w16cid:paraId="56CFCC62" w16cid:durableId="0407344C"/>
  <w16cid:commentId w16cid:paraId="6ABD0743" w16cid:durableId="520BE8A5"/>
  <w16cid:commentId w16cid:paraId="3B22DD73" w16cid:durableId="23CCED19"/>
  <w16cid:commentId w16cid:paraId="466E9BBB" w16cid:durableId="6A92AE9F"/>
  <w16cid:commentId w16cid:paraId="5CCC89FE" w16cid:durableId="721B3A68"/>
  <w16cid:commentId w16cid:paraId="7AA1D52C" w16cid:durableId="1BA04655"/>
  <w16cid:commentId w16cid:paraId="392831DE" w16cid:durableId="1DB05F14"/>
  <w16cid:commentId w16cid:paraId="6A217625" w16cid:durableId="052ED3D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LWG9L9tDMl72q" int2:id="049WMVPc">
      <int2:state int2:value="Rejected" int2:type="AugLoop_Text_Critique"/>
    </int2:textHash>
    <int2:textHash int2:hashCode="1MPWb9DDhUejx6" int2:id="3GwygvGM">
      <int2:state int2:value="Rejected" int2:type="AugLoop_Text_Critique"/>
    </int2:textHash>
    <int2:textHash int2:hashCode="ft85+HQdXXMzXV" int2:id="3SzCKe9N">
      <int2:state int2:value="Rejected" int2:type="AugLoop_Text_Critique"/>
    </int2:textHash>
    <int2:textHash int2:hashCode="ltKhq0d9tXg5+l" int2:id="B830yIEt">
      <int2:state int2:value="Rejected" int2:type="AugLoop_Text_Critique"/>
    </int2:textHash>
    <int2:textHash int2:hashCode="Qc/0FSJ1eR9nzH" int2:id="F71avQZU">
      <int2:state int2:value="Rejected" int2:type="AugLoop_Text_Critique"/>
    </int2:textHash>
    <int2:textHash int2:hashCode="zbMwoqfwnzKSqc" int2:id="XbTrXlsH">
      <int2:state int2:value="Rejected" int2:type="AugLoop_Text_Critique"/>
    </int2:textHash>
    <int2:textHash int2:hashCode="5JEpwR85z7Zf0h" int2:id="ZeYdMhjx">
      <int2:state int2:value="Rejected" int2:type="AugLoop_Text_Critique"/>
    </int2:textHash>
    <int2:textHash int2:hashCode="iJgBETwnjH8Cvw" int2:id="d2qmTctY">
      <int2:state int2:value="Rejected" int2:type="AugLoop_Text_Critique"/>
    </int2:textHash>
    <int2:textHash int2:hashCode="aJLfWiILhROwwl" int2:id="ieZOVvAa">
      <int2:state int2:value="Rejected" int2:type="AugLoop_Text_Critique"/>
    </int2:textHash>
    <int2:textHash int2:hashCode="+FvuI3zV7OsgwB" int2:id="p5C4JUi8">
      <int2:state int2:value="Rejected" int2:type="AugLoop_Text_Critique"/>
    </int2:textHash>
    <int2:textHash int2:hashCode="DvUYBhtLjB0MIO" int2:id="pJ41k5mj">
      <int2:state int2:value="Rejected" int2:type="AugLoop_Text_Critique"/>
    </int2:textHash>
    <int2:textHash int2:hashCode="dlSLxWlxxqXWr3" int2:id="q06jNDfz">
      <int2:state int2:value="Rejected" int2:type="AugLoop_Text_Critique"/>
    </int2:textHash>
    <int2:textHash int2:hashCode="IKWZpHtzltB1hr" int2:id="t1xL0O1E">
      <int2:state int2:value="Rejected" int2:type="AugLoop_Text_Critique"/>
    </int2:textHash>
    <int2:textHash int2:hashCode="o0fALz4BhNjo0J" int2:id="vN7Jsao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717F3"/>
    <w:multiLevelType w:val="multilevel"/>
    <w:tmpl w:val="B5D8B5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D97196A"/>
    <w:multiLevelType w:val="hybridMultilevel"/>
    <w:tmpl w:val="4C5CC898"/>
    <w:lvl w:ilvl="0" w:tplc="1ED08044">
      <w:start w:val="2"/>
      <w:numFmt w:val="decimal"/>
      <w:lvlText w:val="%1."/>
      <w:lvlJc w:val="left"/>
      <w:pPr>
        <w:ind w:left="720" w:hanging="360"/>
      </w:pPr>
    </w:lvl>
    <w:lvl w:ilvl="1" w:tplc="17A0B5B0">
      <w:start w:val="1"/>
      <w:numFmt w:val="lowerLetter"/>
      <w:lvlText w:val="%2."/>
      <w:lvlJc w:val="left"/>
      <w:pPr>
        <w:ind w:left="1440" w:hanging="360"/>
      </w:pPr>
    </w:lvl>
    <w:lvl w:ilvl="2" w:tplc="9D1234FC">
      <w:start w:val="1"/>
      <w:numFmt w:val="lowerRoman"/>
      <w:lvlText w:val="%3."/>
      <w:lvlJc w:val="right"/>
      <w:pPr>
        <w:ind w:left="2160" w:hanging="180"/>
      </w:pPr>
    </w:lvl>
    <w:lvl w:ilvl="3" w:tplc="2C58B95C">
      <w:start w:val="1"/>
      <w:numFmt w:val="decimal"/>
      <w:lvlText w:val="%4."/>
      <w:lvlJc w:val="left"/>
      <w:pPr>
        <w:ind w:left="2880" w:hanging="360"/>
      </w:pPr>
    </w:lvl>
    <w:lvl w:ilvl="4" w:tplc="90743E7A">
      <w:start w:val="1"/>
      <w:numFmt w:val="lowerLetter"/>
      <w:lvlText w:val="%5."/>
      <w:lvlJc w:val="left"/>
      <w:pPr>
        <w:ind w:left="3600" w:hanging="360"/>
      </w:pPr>
    </w:lvl>
    <w:lvl w:ilvl="5" w:tplc="5B92722A">
      <w:start w:val="1"/>
      <w:numFmt w:val="lowerRoman"/>
      <w:lvlText w:val="%6."/>
      <w:lvlJc w:val="right"/>
      <w:pPr>
        <w:ind w:left="4320" w:hanging="180"/>
      </w:pPr>
    </w:lvl>
    <w:lvl w:ilvl="6" w:tplc="58AAFDAA">
      <w:start w:val="1"/>
      <w:numFmt w:val="decimal"/>
      <w:lvlText w:val="%7."/>
      <w:lvlJc w:val="left"/>
      <w:pPr>
        <w:ind w:left="5040" w:hanging="360"/>
      </w:pPr>
    </w:lvl>
    <w:lvl w:ilvl="7" w:tplc="E8082BC4">
      <w:start w:val="1"/>
      <w:numFmt w:val="lowerLetter"/>
      <w:lvlText w:val="%8."/>
      <w:lvlJc w:val="left"/>
      <w:pPr>
        <w:ind w:left="5760" w:hanging="360"/>
      </w:pPr>
    </w:lvl>
    <w:lvl w:ilvl="8" w:tplc="89D8AFD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4A95C"/>
    <w:multiLevelType w:val="hybridMultilevel"/>
    <w:tmpl w:val="B1745702"/>
    <w:lvl w:ilvl="0" w:tplc="6DEA0F7A">
      <w:start w:val="3"/>
      <w:numFmt w:val="decimal"/>
      <w:lvlText w:val="%1."/>
      <w:lvlJc w:val="left"/>
      <w:pPr>
        <w:ind w:left="720" w:hanging="360"/>
      </w:pPr>
    </w:lvl>
    <w:lvl w:ilvl="1" w:tplc="2A8495E2">
      <w:start w:val="1"/>
      <w:numFmt w:val="lowerLetter"/>
      <w:lvlText w:val="%2."/>
      <w:lvlJc w:val="left"/>
      <w:pPr>
        <w:ind w:left="1440" w:hanging="360"/>
      </w:pPr>
    </w:lvl>
    <w:lvl w:ilvl="2" w:tplc="93D0118A">
      <w:start w:val="1"/>
      <w:numFmt w:val="lowerRoman"/>
      <w:lvlText w:val="%3."/>
      <w:lvlJc w:val="right"/>
      <w:pPr>
        <w:ind w:left="2160" w:hanging="180"/>
      </w:pPr>
    </w:lvl>
    <w:lvl w:ilvl="3" w:tplc="616A8D36">
      <w:start w:val="1"/>
      <w:numFmt w:val="decimal"/>
      <w:lvlText w:val="%4."/>
      <w:lvlJc w:val="left"/>
      <w:pPr>
        <w:ind w:left="2880" w:hanging="360"/>
      </w:pPr>
    </w:lvl>
    <w:lvl w:ilvl="4" w:tplc="DAE0713A">
      <w:start w:val="1"/>
      <w:numFmt w:val="lowerLetter"/>
      <w:lvlText w:val="%5."/>
      <w:lvlJc w:val="left"/>
      <w:pPr>
        <w:ind w:left="3600" w:hanging="360"/>
      </w:pPr>
    </w:lvl>
    <w:lvl w:ilvl="5" w:tplc="371A40D6">
      <w:start w:val="1"/>
      <w:numFmt w:val="lowerRoman"/>
      <w:lvlText w:val="%6."/>
      <w:lvlJc w:val="right"/>
      <w:pPr>
        <w:ind w:left="4320" w:hanging="180"/>
      </w:pPr>
    </w:lvl>
    <w:lvl w:ilvl="6" w:tplc="D9205138">
      <w:start w:val="1"/>
      <w:numFmt w:val="decimal"/>
      <w:lvlText w:val="%7."/>
      <w:lvlJc w:val="left"/>
      <w:pPr>
        <w:ind w:left="5040" w:hanging="360"/>
      </w:pPr>
    </w:lvl>
    <w:lvl w:ilvl="7" w:tplc="22741894">
      <w:start w:val="1"/>
      <w:numFmt w:val="lowerLetter"/>
      <w:lvlText w:val="%8."/>
      <w:lvlJc w:val="left"/>
      <w:pPr>
        <w:ind w:left="5760" w:hanging="360"/>
      </w:pPr>
    </w:lvl>
    <w:lvl w:ilvl="8" w:tplc="410CC16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437843"/>
    <w:multiLevelType w:val="hybridMultilevel"/>
    <w:tmpl w:val="49A82EAA"/>
    <w:lvl w:ilvl="0" w:tplc="95AEAD8A">
      <w:start w:val="1"/>
      <w:numFmt w:val="decimal"/>
      <w:lvlText w:val="%1."/>
      <w:lvlJc w:val="left"/>
      <w:pPr>
        <w:ind w:left="720" w:hanging="360"/>
      </w:pPr>
    </w:lvl>
    <w:lvl w:ilvl="1" w:tplc="0C7EC1C0">
      <w:start w:val="1"/>
      <w:numFmt w:val="lowerLetter"/>
      <w:lvlText w:val="%2."/>
      <w:lvlJc w:val="left"/>
      <w:pPr>
        <w:ind w:left="1440" w:hanging="360"/>
      </w:pPr>
    </w:lvl>
    <w:lvl w:ilvl="2" w:tplc="7030683A">
      <w:start w:val="1"/>
      <w:numFmt w:val="lowerRoman"/>
      <w:lvlText w:val="%3."/>
      <w:lvlJc w:val="right"/>
      <w:pPr>
        <w:ind w:left="2160" w:hanging="180"/>
      </w:pPr>
    </w:lvl>
    <w:lvl w:ilvl="3" w:tplc="07187AD6">
      <w:start w:val="1"/>
      <w:numFmt w:val="decimal"/>
      <w:lvlText w:val="%4."/>
      <w:lvlJc w:val="left"/>
      <w:pPr>
        <w:ind w:left="2880" w:hanging="360"/>
      </w:pPr>
    </w:lvl>
    <w:lvl w:ilvl="4" w:tplc="C1A4495C">
      <w:start w:val="1"/>
      <w:numFmt w:val="lowerLetter"/>
      <w:lvlText w:val="%5."/>
      <w:lvlJc w:val="left"/>
      <w:pPr>
        <w:ind w:left="3600" w:hanging="360"/>
      </w:pPr>
    </w:lvl>
    <w:lvl w:ilvl="5" w:tplc="CB50599E">
      <w:start w:val="1"/>
      <w:numFmt w:val="lowerRoman"/>
      <w:lvlText w:val="%6."/>
      <w:lvlJc w:val="right"/>
      <w:pPr>
        <w:ind w:left="4320" w:hanging="180"/>
      </w:pPr>
    </w:lvl>
    <w:lvl w:ilvl="6" w:tplc="62142950">
      <w:start w:val="1"/>
      <w:numFmt w:val="decimal"/>
      <w:lvlText w:val="%7."/>
      <w:lvlJc w:val="left"/>
      <w:pPr>
        <w:ind w:left="5040" w:hanging="360"/>
      </w:pPr>
    </w:lvl>
    <w:lvl w:ilvl="7" w:tplc="6BF64FF6">
      <w:start w:val="1"/>
      <w:numFmt w:val="lowerLetter"/>
      <w:lvlText w:val="%8."/>
      <w:lvlJc w:val="left"/>
      <w:pPr>
        <w:ind w:left="5760" w:hanging="360"/>
      </w:pPr>
    </w:lvl>
    <w:lvl w:ilvl="8" w:tplc="EB967C4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10137F"/>
    <w:multiLevelType w:val="hybridMultilevel"/>
    <w:tmpl w:val="24008C3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EFF4739"/>
    <w:multiLevelType w:val="hybridMultilevel"/>
    <w:tmpl w:val="7878FC2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ADCE14C">
      <w:numFmt w:val="bullet"/>
      <w:lvlText w:val="•"/>
      <w:lvlJc w:val="left"/>
      <w:pPr>
        <w:ind w:left="1800" w:hanging="720"/>
      </w:pPr>
      <w:rPr>
        <w:rFonts w:hint="default" w:ascii="Times New Roman" w:hAnsi="Times New Roman" w:eastAsia="Times New Roman" w:cs="Times New Roman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0FCB5C6"/>
    <w:multiLevelType w:val="hybridMultilevel"/>
    <w:tmpl w:val="60B43E8A"/>
    <w:lvl w:ilvl="0" w:tplc="B822A64E">
      <w:start w:val="1"/>
      <w:numFmt w:val="decimal"/>
      <w:lvlText w:val="%1."/>
      <w:lvlJc w:val="left"/>
      <w:pPr>
        <w:ind w:left="720" w:hanging="360"/>
      </w:pPr>
    </w:lvl>
    <w:lvl w:ilvl="1" w:tplc="91724D74">
      <w:start w:val="1"/>
      <w:numFmt w:val="lowerLetter"/>
      <w:lvlText w:val="%2."/>
      <w:lvlJc w:val="left"/>
      <w:pPr>
        <w:ind w:left="1440" w:hanging="360"/>
      </w:pPr>
    </w:lvl>
    <w:lvl w:ilvl="2" w:tplc="D2AA62F6">
      <w:start w:val="1"/>
      <w:numFmt w:val="lowerRoman"/>
      <w:lvlText w:val="%3."/>
      <w:lvlJc w:val="right"/>
      <w:pPr>
        <w:ind w:left="2160" w:hanging="180"/>
      </w:pPr>
    </w:lvl>
    <w:lvl w:ilvl="3" w:tplc="DE760D0E">
      <w:start w:val="1"/>
      <w:numFmt w:val="decimal"/>
      <w:lvlText w:val="%4."/>
      <w:lvlJc w:val="left"/>
      <w:pPr>
        <w:ind w:left="2880" w:hanging="360"/>
      </w:pPr>
    </w:lvl>
    <w:lvl w:ilvl="4" w:tplc="35D22BE2">
      <w:start w:val="1"/>
      <w:numFmt w:val="lowerLetter"/>
      <w:lvlText w:val="%5."/>
      <w:lvlJc w:val="left"/>
      <w:pPr>
        <w:ind w:left="3600" w:hanging="360"/>
      </w:pPr>
    </w:lvl>
    <w:lvl w:ilvl="5" w:tplc="FD1A734C">
      <w:start w:val="1"/>
      <w:numFmt w:val="lowerRoman"/>
      <w:lvlText w:val="%6."/>
      <w:lvlJc w:val="right"/>
      <w:pPr>
        <w:ind w:left="4320" w:hanging="180"/>
      </w:pPr>
    </w:lvl>
    <w:lvl w:ilvl="6" w:tplc="A830B62E">
      <w:start w:val="1"/>
      <w:numFmt w:val="decimal"/>
      <w:lvlText w:val="%7."/>
      <w:lvlJc w:val="left"/>
      <w:pPr>
        <w:ind w:left="5040" w:hanging="360"/>
      </w:pPr>
    </w:lvl>
    <w:lvl w:ilvl="7" w:tplc="A3A44492">
      <w:start w:val="1"/>
      <w:numFmt w:val="lowerLetter"/>
      <w:lvlText w:val="%8."/>
      <w:lvlJc w:val="left"/>
      <w:pPr>
        <w:ind w:left="5760" w:hanging="360"/>
      </w:pPr>
    </w:lvl>
    <w:lvl w:ilvl="8" w:tplc="1DA8245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0DE093"/>
    <w:multiLevelType w:val="hybridMultilevel"/>
    <w:tmpl w:val="D230F1DC"/>
    <w:lvl w:ilvl="0" w:tplc="4880A472">
      <w:start w:val="4"/>
      <w:numFmt w:val="decimal"/>
      <w:lvlText w:val="%1."/>
      <w:lvlJc w:val="left"/>
      <w:pPr>
        <w:ind w:left="720" w:hanging="360"/>
      </w:pPr>
    </w:lvl>
    <w:lvl w:ilvl="1" w:tplc="119A8A1A">
      <w:start w:val="1"/>
      <w:numFmt w:val="lowerLetter"/>
      <w:lvlText w:val="%2."/>
      <w:lvlJc w:val="left"/>
      <w:pPr>
        <w:ind w:left="1440" w:hanging="360"/>
      </w:pPr>
    </w:lvl>
    <w:lvl w:ilvl="2" w:tplc="86AAD21C">
      <w:start w:val="1"/>
      <w:numFmt w:val="lowerRoman"/>
      <w:lvlText w:val="%3."/>
      <w:lvlJc w:val="right"/>
      <w:pPr>
        <w:ind w:left="2160" w:hanging="180"/>
      </w:pPr>
    </w:lvl>
    <w:lvl w:ilvl="3" w:tplc="14AA210E">
      <w:start w:val="1"/>
      <w:numFmt w:val="decimal"/>
      <w:lvlText w:val="%4."/>
      <w:lvlJc w:val="left"/>
      <w:pPr>
        <w:ind w:left="2880" w:hanging="360"/>
      </w:pPr>
    </w:lvl>
    <w:lvl w:ilvl="4" w:tplc="9BAC80AA">
      <w:start w:val="1"/>
      <w:numFmt w:val="lowerLetter"/>
      <w:lvlText w:val="%5."/>
      <w:lvlJc w:val="left"/>
      <w:pPr>
        <w:ind w:left="3600" w:hanging="360"/>
      </w:pPr>
    </w:lvl>
    <w:lvl w:ilvl="5" w:tplc="578E56A6">
      <w:start w:val="1"/>
      <w:numFmt w:val="lowerRoman"/>
      <w:lvlText w:val="%6."/>
      <w:lvlJc w:val="right"/>
      <w:pPr>
        <w:ind w:left="4320" w:hanging="180"/>
      </w:pPr>
    </w:lvl>
    <w:lvl w:ilvl="6" w:tplc="7F80D632">
      <w:start w:val="1"/>
      <w:numFmt w:val="decimal"/>
      <w:lvlText w:val="%7."/>
      <w:lvlJc w:val="left"/>
      <w:pPr>
        <w:ind w:left="5040" w:hanging="360"/>
      </w:pPr>
    </w:lvl>
    <w:lvl w:ilvl="7" w:tplc="C8EC9418">
      <w:start w:val="1"/>
      <w:numFmt w:val="lowerLetter"/>
      <w:lvlText w:val="%8."/>
      <w:lvlJc w:val="left"/>
      <w:pPr>
        <w:ind w:left="5760" w:hanging="360"/>
      </w:pPr>
    </w:lvl>
    <w:lvl w:ilvl="8" w:tplc="06E289C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07474A"/>
    <w:multiLevelType w:val="hybridMultilevel"/>
    <w:tmpl w:val="56D6E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10F1DA"/>
    <w:multiLevelType w:val="hybridMultilevel"/>
    <w:tmpl w:val="6F849CA8"/>
    <w:lvl w:ilvl="0" w:tplc="71729762">
      <w:start w:val="1"/>
      <w:numFmt w:val="decimal"/>
      <w:lvlText w:val="%1."/>
      <w:lvlJc w:val="left"/>
      <w:pPr>
        <w:ind w:left="720" w:hanging="360"/>
      </w:pPr>
    </w:lvl>
    <w:lvl w:ilvl="1" w:tplc="2266227C">
      <w:start w:val="1"/>
      <w:numFmt w:val="lowerLetter"/>
      <w:lvlText w:val="%2."/>
      <w:lvlJc w:val="left"/>
      <w:pPr>
        <w:ind w:left="1440" w:hanging="360"/>
      </w:pPr>
    </w:lvl>
    <w:lvl w:ilvl="2" w:tplc="30080346">
      <w:start w:val="1"/>
      <w:numFmt w:val="lowerRoman"/>
      <w:lvlText w:val="%3."/>
      <w:lvlJc w:val="right"/>
      <w:pPr>
        <w:ind w:left="2160" w:hanging="180"/>
      </w:pPr>
    </w:lvl>
    <w:lvl w:ilvl="3" w:tplc="0BC85E7E">
      <w:start w:val="1"/>
      <w:numFmt w:val="decimal"/>
      <w:lvlText w:val="%4."/>
      <w:lvlJc w:val="left"/>
      <w:pPr>
        <w:ind w:left="2880" w:hanging="360"/>
      </w:pPr>
    </w:lvl>
    <w:lvl w:ilvl="4" w:tplc="9E0A974C">
      <w:start w:val="1"/>
      <w:numFmt w:val="lowerLetter"/>
      <w:lvlText w:val="%5."/>
      <w:lvlJc w:val="left"/>
      <w:pPr>
        <w:ind w:left="3600" w:hanging="360"/>
      </w:pPr>
    </w:lvl>
    <w:lvl w:ilvl="5" w:tplc="A99C703E">
      <w:start w:val="1"/>
      <w:numFmt w:val="lowerRoman"/>
      <w:lvlText w:val="%6."/>
      <w:lvlJc w:val="right"/>
      <w:pPr>
        <w:ind w:left="4320" w:hanging="180"/>
      </w:pPr>
    </w:lvl>
    <w:lvl w:ilvl="6" w:tplc="891C9F20">
      <w:start w:val="1"/>
      <w:numFmt w:val="decimal"/>
      <w:lvlText w:val="%7."/>
      <w:lvlJc w:val="left"/>
      <w:pPr>
        <w:ind w:left="5040" w:hanging="360"/>
      </w:pPr>
    </w:lvl>
    <w:lvl w:ilvl="7" w:tplc="15909A90">
      <w:start w:val="1"/>
      <w:numFmt w:val="lowerLetter"/>
      <w:lvlText w:val="%8."/>
      <w:lvlJc w:val="left"/>
      <w:pPr>
        <w:ind w:left="5760" w:hanging="360"/>
      </w:pPr>
    </w:lvl>
    <w:lvl w:ilvl="8" w:tplc="0D3E7FA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A43693"/>
    <w:multiLevelType w:val="hybridMultilevel"/>
    <w:tmpl w:val="F468D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CDA99A"/>
    <w:multiLevelType w:val="hybridMultilevel"/>
    <w:tmpl w:val="C630B13C"/>
    <w:lvl w:ilvl="0" w:tplc="C03A01CA">
      <w:start w:val="5"/>
      <w:numFmt w:val="decimal"/>
      <w:lvlText w:val="%1."/>
      <w:lvlJc w:val="left"/>
      <w:pPr>
        <w:ind w:left="720" w:hanging="360"/>
      </w:pPr>
    </w:lvl>
    <w:lvl w:ilvl="1" w:tplc="EE10630E">
      <w:start w:val="1"/>
      <w:numFmt w:val="lowerLetter"/>
      <w:lvlText w:val="%2."/>
      <w:lvlJc w:val="left"/>
      <w:pPr>
        <w:ind w:left="1440" w:hanging="360"/>
      </w:pPr>
    </w:lvl>
    <w:lvl w:ilvl="2" w:tplc="9018832E">
      <w:start w:val="1"/>
      <w:numFmt w:val="lowerRoman"/>
      <w:lvlText w:val="%3."/>
      <w:lvlJc w:val="right"/>
      <w:pPr>
        <w:ind w:left="2160" w:hanging="180"/>
      </w:pPr>
    </w:lvl>
    <w:lvl w:ilvl="3" w:tplc="0D10923A">
      <w:start w:val="1"/>
      <w:numFmt w:val="decimal"/>
      <w:lvlText w:val="%4."/>
      <w:lvlJc w:val="left"/>
      <w:pPr>
        <w:ind w:left="2880" w:hanging="360"/>
      </w:pPr>
    </w:lvl>
    <w:lvl w:ilvl="4" w:tplc="463032AE">
      <w:start w:val="1"/>
      <w:numFmt w:val="lowerLetter"/>
      <w:lvlText w:val="%5."/>
      <w:lvlJc w:val="left"/>
      <w:pPr>
        <w:ind w:left="3600" w:hanging="360"/>
      </w:pPr>
    </w:lvl>
    <w:lvl w:ilvl="5" w:tplc="98A21B26">
      <w:start w:val="1"/>
      <w:numFmt w:val="lowerRoman"/>
      <w:lvlText w:val="%6."/>
      <w:lvlJc w:val="right"/>
      <w:pPr>
        <w:ind w:left="4320" w:hanging="180"/>
      </w:pPr>
    </w:lvl>
    <w:lvl w:ilvl="6" w:tplc="C8E0C300">
      <w:start w:val="1"/>
      <w:numFmt w:val="decimal"/>
      <w:lvlText w:val="%7."/>
      <w:lvlJc w:val="left"/>
      <w:pPr>
        <w:ind w:left="5040" w:hanging="360"/>
      </w:pPr>
    </w:lvl>
    <w:lvl w:ilvl="7" w:tplc="8F1A7D96">
      <w:start w:val="1"/>
      <w:numFmt w:val="lowerLetter"/>
      <w:lvlText w:val="%8."/>
      <w:lvlJc w:val="left"/>
      <w:pPr>
        <w:ind w:left="5760" w:hanging="360"/>
      </w:pPr>
    </w:lvl>
    <w:lvl w:ilvl="8" w:tplc="6A5CE90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0A6F42"/>
    <w:multiLevelType w:val="hybridMultilevel"/>
    <w:tmpl w:val="D9F8A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4943308">
    <w:abstractNumId w:val="9"/>
  </w:num>
  <w:num w:numId="2" w16cid:durableId="976497746">
    <w:abstractNumId w:val="6"/>
  </w:num>
  <w:num w:numId="3" w16cid:durableId="528875718">
    <w:abstractNumId w:val="11"/>
  </w:num>
  <w:num w:numId="4" w16cid:durableId="491993666">
    <w:abstractNumId w:val="7"/>
  </w:num>
  <w:num w:numId="5" w16cid:durableId="1238246343">
    <w:abstractNumId w:val="2"/>
  </w:num>
  <w:num w:numId="6" w16cid:durableId="611858028">
    <w:abstractNumId w:val="1"/>
  </w:num>
  <w:num w:numId="7" w16cid:durableId="48499821">
    <w:abstractNumId w:val="3"/>
  </w:num>
  <w:num w:numId="8" w16cid:durableId="2020614638">
    <w:abstractNumId w:val="12"/>
  </w:num>
  <w:num w:numId="9" w16cid:durableId="1499224693">
    <w:abstractNumId w:val="10"/>
  </w:num>
  <w:num w:numId="10" w16cid:durableId="1329285758">
    <w:abstractNumId w:val="0"/>
  </w:num>
  <w:num w:numId="11" w16cid:durableId="1606426654">
    <w:abstractNumId w:val="5"/>
  </w:num>
  <w:num w:numId="12" w16cid:durableId="1325431484">
    <w:abstractNumId w:val="4"/>
  </w:num>
  <w:num w:numId="13" w16cid:durableId="564536983">
    <w:abstractNumId w:val="8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Paige Tyrrell">
    <w15:presenceInfo w15:providerId="AD" w15:userId="S::paige@prefixbox.com::748b0646-a50a-4cbd-a032-74b1ac1ebd6e"/>
  </w15:person>
  <w15:person w15:author="Sandor Mitsyk">
    <w15:presenceInfo w15:providerId="AD" w15:userId="S::mitsyk@prefixbox.com::b49aebf6-af17-4afa-a9f7-431713236481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tru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C6C"/>
    <w:rsid w:val="000137FD"/>
    <w:rsid w:val="000907DE"/>
    <w:rsid w:val="000B18F4"/>
    <w:rsid w:val="00113198"/>
    <w:rsid w:val="00120669"/>
    <w:rsid w:val="00120F4B"/>
    <w:rsid w:val="001415B1"/>
    <w:rsid w:val="00146C38"/>
    <w:rsid w:val="001B1261"/>
    <w:rsid w:val="001E14B6"/>
    <w:rsid w:val="00215DAF"/>
    <w:rsid w:val="00274B37"/>
    <w:rsid w:val="002A79C9"/>
    <w:rsid w:val="002D5115"/>
    <w:rsid w:val="00361A65"/>
    <w:rsid w:val="00361AE5"/>
    <w:rsid w:val="003F7908"/>
    <w:rsid w:val="004242E5"/>
    <w:rsid w:val="00433CDC"/>
    <w:rsid w:val="0045194E"/>
    <w:rsid w:val="00457640"/>
    <w:rsid w:val="004E2860"/>
    <w:rsid w:val="0054428F"/>
    <w:rsid w:val="00563AD0"/>
    <w:rsid w:val="00565272"/>
    <w:rsid w:val="005763AC"/>
    <w:rsid w:val="005C700C"/>
    <w:rsid w:val="005D4740"/>
    <w:rsid w:val="005E3F29"/>
    <w:rsid w:val="005F3DEF"/>
    <w:rsid w:val="00644DCC"/>
    <w:rsid w:val="0067322B"/>
    <w:rsid w:val="006745F8"/>
    <w:rsid w:val="006836FC"/>
    <w:rsid w:val="006A6FFC"/>
    <w:rsid w:val="0071724F"/>
    <w:rsid w:val="00717375"/>
    <w:rsid w:val="00805DF1"/>
    <w:rsid w:val="00822CC4"/>
    <w:rsid w:val="0082ED4A"/>
    <w:rsid w:val="00841B1B"/>
    <w:rsid w:val="00857E23"/>
    <w:rsid w:val="0087E26B"/>
    <w:rsid w:val="008A5AE1"/>
    <w:rsid w:val="00945A0E"/>
    <w:rsid w:val="00961360"/>
    <w:rsid w:val="009729AA"/>
    <w:rsid w:val="00982BA7"/>
    <w:rsid w:val="009B1E9A"/>
    <w:rsid w:val="009D01FC"/>
    <w:rsid w:val="009E51ED"/>
    <w:rsid w:val="009E6341"/>
    <w:rsid w:val="00A056F6"/>
    <w:rsid w:val="00A53925"/>
    <w:rsid w:val="00A57146"/>
    <w:rsid w:val="00B620B1"/>
    <w:rsid w:val="00BC15AB"/>
    <w:rsid w:val="00BD6C6C"/>
    <w:rsid w:val="00C306C5"/>
    <w:rsid w:val="00C70190"/>
    <w:rsid w:val="00C71148"/>
    <w:rsid w:val="00C813C2"/>
    <w:rsid w:val="00C82B18"/>
    <w:rsid w:val="00CC2B7C"/>
    <w:rsid w:val="00CD3502"/>
    <w:rsid w:val="00D94F9C"/>
    <w:rsid w:val="00D971DD"/>
    <w:rsid w:val="00E0092B"/>
    <w:rsid w:val="00E20EF0"/>
    <w:rsid w:val="00EA4010"/>
    <w:rsid w:val="00ED6573"/>
    <w:rsid w:val="00FB4139"/>
    <w:rsid w:val="00FE3BC0"/>
    <w:rsid w:val="00FF32D0"/>
    <w:rsid w:val="014047CD"/>
    <w:rsid w:val="0140EA33"/>
    <w:rsid w:val="0147A5B1"/>
    <w:rsid w:val="0170696C"/>
    <w:rsid w:val="01D13105"/>
    <w:rsid w:val="01F1AB0E"/>
    <w:rsid w:val="021D22EA"/>
    <w:rsid w:val="022ED0F8"/>
    <w:rsid w:val="02741108"/>
    <w:rsid w:val="02D18D49"/>
    <w:rsid w:val="03389FD7"/>
    <w:rsid w:val="0369C1A1"/>
    <w:rsid w:val="03ADEE47"/>
    <w:rsid w:val="03BC292E"/>
    <w:rsid w:val="03BCA463"/>
    <w:rsid w:val="0411870E"/>
    <w:rsid w:val="04C1D49B"/>
    <w:rsid w:val="051DFAAE"/>
    <w:rsid w:val="0619CA12"/>
    <w:rsid w:val="06ECD83B"/>
    <w:rsid w:val="07316BCC"/>
    <w:rsid w:val="079EC21E"/>
    <w:rsid w:val="07D52EAF"/>
    <w:rsid w:val="080B9628"/>
    <w:rsid w:val="0854F960"/>
    <w:rsid w:val="0855FDBD"/>
    <w:rsid w:val="08D68561"/>
    <w:rsid w:val="08E4882F"/>
    <w:rsid w:val="0961637B"/>
    <w:rsid w:val="097B7B51"/>
    <w:rsid w:val="09B0C068"/>
    <w:rsid w:val="0A4AE138"/>
    <w:rsid w:val="0B14EECD"/>
    <w:rsid w:val="0B1847D1"/>
    <w:rsid w:val="0B4E18CD"/>
    <w:rsid w:val="0B5C78D9"/>
    <w:rsid w:val="0B7E8E00"/>
    <w:rsid w:val="0C0D2B59"/>
    <w:rsid w:val="0D11AA9E"/>
    <w:rsid w:val="0DD057B4"/>
    <w:rsid w:val="0E7398C4"/>
    <w:rsid w:val="0E99A5DA"/>
    <w:rsid w:val="0ED5B324"/>
    <w:rsid w:val="0F180432"/>
    <w:rsid w:val="0F2BDA52"/>
    <w:rsid w:val="0F4E1EE3"/>
    <w:rsid w:val="0F56DE9B"/>
    <w:rsid w:val="0F71221B"/>
    <w:rsid w:val="0F7F7B67"/>
    <w:rsid w:val="0FA76104"/>
    <w:rsid w:val="0FE15959"/>
    <w:rsid w:val="10C819F2"/>
    <w:rsid w:val="115A6495"/>
    <w:rsid w:val="116490A4"/>
    <w:rsid w:val="11756F05"/>
    <w:rsid w:val="1182CE90"/>
    <w:rsid w:val="1195B378"/>
    <w:rsid w:val="11B8DCF5"/>
    <w:rsid w:val="12194916"/>
    <w:rsid w:val="12258ABC"/>
    <w:rsid w:val="12C7B2CB"/>
    <w:rsid w:val="13B0DEFC"/>
    <w:rsid w:val="13BC4CC4"/>
    <w:rsid w:val="14CB82EB"/>
    <w:rsid w:val="152385B1"/>
    <w:rsid w:val="15CDD03C"/>
    <w:rsid w:val="15FBD475"/>
    <w:rsid w:val="16DE1490"/>
    <w:rsid w:val="171BD323"/>
    <w:rsid w:val="1766D37E"/>
    <w:rsid w:val="178B0CBF"/>
    <w:rsid w:val="17E7E24F"/>
    <w:rsid w:val="1801EA25"/>
    <w:rsid w:val="1804F9BA"/>
    <w:rsid w:val="18479DEB"/>
    <w:rsid w:val="1887F89A"/>
    <w:rsid w:val="18983F99"/>
    <w:rsid w:val="18F39EAF"/>
    <w:rsid w:val="197D22CE"/>
    <w:rsid w:val="19C2296D"/>
    <w:rsid w:val="19D0B95E"/>
    <w:rsid w:val="19D410EC"/>
    <w:rsid w:val="1AAC50E2"/>
    <w:rsid w:val="1AB76256"/>
    <w:rsid w:val="1AFE299F"/>
    <w:rsid w:val="1B987381"/>
    <w:rsid w:val="1BADADCE"/>
    <w:rsid w:val="1BEEE4C2"/>
    <w:rsid w:val="1C3915B1"/>
    <w:rsid w:val="1CB4B40C"/>
    <w:rsid w:val="1CD12D63"/>
    <w:rsid w:val="1D5249D7"/>
    <w:rsid w:val="1D692DEF"/>
    <w:rsid w:val="1DAA8B78"/>
    <w:rsid w:val="1E2AB9AC"/>
    <w:rsid w:val="1F2FB751"/>
    <w:rsid w:val="1F34644A"/>
    <w:rsid w:val="1FA866CA"/>
    <w:rsid w:val="1FB59B54"/>
    <w:rsid w:val="1FE18787"/>
    <w:rsid w:val="1FF2F434"/>
    <w:rsid w:val="1FFD879B"/>
    <w:rsid w:val="20CB87B2"/>
    <w:rsid w:val="21076768"/>
    <w:rsid w:val="21188AFC"/>
    <w:rsid w:val="21D8CBC2"/>
    <w:rsid w:val="22237087"/>
    <w:rsid w:val="227673FD"/>
    <w:rsid w:val="229EAEDA"/>
    <w:rsid w:val="22C78540"/>
    <w:rsid w:val="230E80BE"/>
    <w:rsid w:val="23357B08"/>
    <w:rsid w:val="234D7ADE"/>
    <w:rsid w:val="23581F66"/>
    <w:rsid w:val="23D72806"/>
    <w:rsid w:val="2407EDF0"/>
    <w:rsid w:val="245C2D7A"/>
    <w:rsid w:val="245DD55D"/>
    <w:rsid w:val="24CE9ADE"/>
    <w:rsid w:val="24E83C28"/>
    <w:rsid w:val="24EF591E"/>
    <w:rsid w:val="2569EAD1"/>
    <w:rsid w:val="25DAD88B"/>
    <w:rsid w:val="26644421"/>
    <w:rsid w:val="2703D91F"/>
    <w:rsid w:val="27E6E14E"/>
    <w:rsid w:val="2829329B"/>
    <w:rsid w:val="283A51C7"/>
    <w:rsid w:val="2885EB56"/>
    <w:rsid w:val="28922C54"/>
    <w:rsid w:val="290DC920"/>
    <w:rsid w:val="2946BACF"/>
    <w:rsid w:val="296F4170"/>
    <w:rsid w:val="29C631EC"/>
    <w:rsid w:val="2A028832"/>
    <w:rsid w:val="2A724A60"/>
    <w:rsid w:val="2AF127AD"/>
    <w:rsid w:val="2B58D5BF"/>
    <w:rsid w:val="2B5D6BB2"/>
    <w:rsid w:val="2C2D7C08"/>
    <w:rsid w:val="2C738029"/>
    <w:rsid w:val="2C88D0A1"/>
    <w:rsid w:val="2C904A86"/>
    <w:rsid w:val="2CA95C43"/>
    <w:rsid w:val="2CB90185"/>
    <w:rsid w:val="2CBD2B62"/>
    <w:rsid w:val="2D2BBB3C"/>
    <w:rsid w:val="2D4EB83F"/>
    <w:rsid w:val="2E530776"/>
    <w:rsid w:val="2E53ED6A"/>
    <w:rsid w:val="2E63AC29"/>
    <w:rsid w:val="2F041A34"/>
    <w:rsid w:val="2F457C0A"/>
    <w:rsid w:val="2F689274"/>
    <w:rsid w:val="2FFE7752"/>
    <w:rsid w:val="304530DB"/>
    <w:rsid w:val="3067D861"/>
    <w:rsid w:val="30AA7DFC"/>
    <w:rsid w:val="30DDE680"/>
    <w:rsid w:val="30F98C85"/>
    <w:rsid w:val="310650B5"/>
    <w:rsid w:val="310A77E5"/>
    <w:rsid w:val="319AD7FB"/>
    <w:rsid w:val="320CC536"/>
    <w:rsid w:val="323ED111"/>
    <w:rsid w:val="32955CE6"/>
    <w:rsid w:val="32998ACB"/>
    <w:rsid w:val="32A03336"/>
    <w:rsid w:val="338B3F55"/>
    <w:rsid w:val="33DAA172"/>
    <w:rsid w:val="33F680C3"/>
    <w:rsid w:val="340A4B9B"/>
    <w:rsid w:val="345391AF"/>
    <w:rsid w:val="3470C75D"/>
    <w:rsid w:val="34BE5F93"/>
    <w:rsid w:val="358D45F4"/>
    <w:rsid w:val="359B8F9B"/>
    <w:rsid w:val="35A2CA34"/>
    <w:rsid w:val="35AC8038"/>
    <w:rsid w:val="35BE3C5C"/>
    <w:rsid w:val="35D25A7D"/>
    <w:rsid w:val="36026572"/>
    <w:rsid w:val="367F0D80"/>
    <w:rsid w:val="36B2481E"/>
    <w:rsid w:val="371FEA98"/>
    <w:rsid w:val="37321201"/>
    <w:rsid w:val="378F8E42"/>
    <w:rsid w:val="37A7657B"/>
    <w:rsid w:val="37FFBB95"/>
    <w:rsid w:val="384D8BCC"/>
    <w:rsid w:val="38EB760D"/>
    <w:rsid w:val="39F92A40"/>
    <w:rsid w:val="3A889CFB"/>
    <w:rsid w:val="3B41A873"/>
    <w:rsid w:val="3B875391"/>
    <w:rsid w:val="3BC56583"/>
    <w:rsid w:val="3C233F08"/>
    <w:rsid w:val="3C9CC5F5"/>
    <w:rsid w:val="3CAA7F8F"/>
    <w:rsid w:val="3D7A2312"/>
    <w:rsid w:val="3D916130"/>
    <w:rsid w:val="3DE26490"/>
    <w:rsid w:val="3E174444"/>
    <w:rsid w:val="3E77A390"/>
    <w:rsid w:val="3EAC786D"/>
    <w:rsid w:val="3ECC0045"/>
    <w:rsid w:val="3F089E80"/>
    <w:rsid w:val="3F10EB60"/>
    <w:rsid w:val="3F5AB791"/>
    <w:rsid w:val="3F5DD427"/>
    <w:rsid w:val="3F83B9FF"/>
    <w:rsid w:val="3F86A3C4"/>
    <w:rsid w:val="3F9A51AB"/>
    <w:rsid w:val="3FC74F2D"/>
    <w:rsid w:val="3FD5878D"/>
    <w:rsid w:val="400DCF1B"/>
    <w:rsid w:val="40A38D4F"/>
    <w:rsid w:val="40D92718"/>
    <w:rsid w:val="40F9A488"/>
    <w:rsid w:val="4154746D"/>
    <w:rsid w:val="41693ABE"/>
    <w:rsid w:val="4183A796"/>
    <w:rsid w:val="42402128"/>
    <w:rsid w:val="4271DAE3"/>
    <w:rsid w:val="42F044CE"/>
    <w:rsid w:val="4348B7CE"/>
    <w:rsid w:val="43A569C6"/>
    <w:rsid w:val="43C38FF8"/>
    <w:rsid w:val="441FFEE0"/>
    <w:rsid w:val="442B29BF"/>
    <w:rsid w:val="442FF9B4"/>
    <w:rsid w:val="443E858D"/>
    <w:rsid w:val="445E9CDB"/>
    <w:rsid w:val="44E25926"/>
    <w:rsid w:val="45058AD3"/>
    <w:rsid w:val="466445A6"/>
    <w:rsid w:val="46AC6B06"/>
    <w:rsid w:val="47269F96"/>
    <w:rsid w:val="473D7C21"/>
    <w:rsid w:val="47693530"/>
    <w:rsid w:val="477517A2"/>
    <w:rsid w:val="47953207"/>
    <w:rsid w:val="47CE2343"/>
    <w:rsid w:val="4842CB18"/>
    <w:rsid w:val="488751BD"/>
    <w:rsid w:val="488941DA"/>
    <w:rsid w:val="48C1B041"/>
    <w:rsid w:val="48CCF133"/>
    <w:rsid w:val="48EB8E10"/>
    <w:rsid w:val="49223F80"/>
    <w:rsid w:val="49280B94"/>
    <w:rsid w:val="4949AD5C"/>
    <w:rsid w:val="4989EC18"/>
    <w:rsid w:val="49CCCDFD"/>
    <w:rsid w:val="4A048938"/>
    <w:rsid w:val="4A583467"/>
    <w:rsid w:val="4AC22120"/>
    <w:rsid w:val="4ADDE609"/>
    <w:rsid w:val="4AF34F81"/>
    <w:rsid w:val="4BAFCDC7"/>
    <w:rsid w:val="4BB47BC9"/>
    <w:rsid w:val="4BC4F3D2"/>
    <w:rsid w:val="4C475D3C"/>
    <w:rsid w:val="4D0AE989"/>
    <w:rsid w:val="4D5FFAEE"/>
    <w:rsid w:val="4DBF64D5"/>
    <w:rsid w:val="4E2324EB"/>
    <w:rsid w:val="4E3D27E7"/>
    <w:rsid w:val="4E3DC019"/>
    <w:rsid w:val="4EE544B6"/>
    <w:rsid w:val="4F21E2C6"/>
    <w:rsid w:val="4F62EEF0"/>
    <w:rsid w:val="4FAF3629"/>
    <w:rsid w:val="4FB16EA9"/>
    <w:rsid w:val="4FDD0B3E"/>
    <w:rsid w:val="50C094D0"/>
    <w:rsid w:val="514F1D8D"/>
    <w:rsid w:val="52306E7D"/>
    <w:rsid w:val="5312939C"/>
    <w:rsid w:val="532B1F80"/>
    <w:rsid w:val="5339F1DF"/>
    <w:rsid w:val="53691220"/>
    <w:rsid w:val="54CC858A"/>
    <w:rsid w:val="54D5E97E"/>
    <w:rsid w:val="5528FC9B"/>
    <w:rsid w:val="5594D794"/>
    <w:rsid w:val="55CEE208"/>
    <w:rsid w:val="5639D85F"/>
    <w:rsid w:val="563B732B"/>
    <w:rsid w:val="56805705"/>
    <w:rsid w:val="56DF1BC4"/>
    <w:rsid w:val="56E3B9E3"/>
    <w:rsid w:val="576DCEFF"/>
    <w:rsid w:val="577F8A6D"/>
    <w:rsid w:val="579CF790"/>
    <w:rsid w:val="58726727"/>
    <w:rsid w:val="58818A09"/>
    <w:rsid w:val="58B42343"/>
    <w:rsid w:val="58BB65B8"/>
    <w:rsid w:val="5902924E"/>
    <w:rsid w:val="59107F42"/>
    <w:rsid w:val="5925231F"/>
    <w:rsid w:val="5960F580"/>
    <w:rsid w:val="596DDA37"/>
    <w:rsid w:val="59EA23AB"/>
    <w:rsid w:val="59F14933"/>
    <w:rsid w:val="5A570F78"/>
    <w:rsid w:val="5A573619"/>
    <w:rsid w:val="5A76110C"/>
    <w:rsid w:val="5B1C905E"/>
    <w:rsid w:val="5B825F69"/>
    <w:rsid w:val="5B8871B4"/>
    <w:rsid w:val="5BB36C60"/>
    <w:rsid w:val="5BBE260A"/>
    <w:rsid w:val="5BF2DE41"/>
    <w:rsid w:val="5C4EE391"/>
    <w:rsid w:val="5C7DBDA6"/>
    <w:rsid w:val="5C894C31"/>
    <w:rsid w:val="5D00F786"/>
    <w:rsid w:val="5DB7AD04"/>
    <w:rsid w:val="5E0DF430"/>
    <w:rsid w:val="5E509B11"/>
    <w:rsid w:val="5EACC936"/>
    <w:rsid w:val="5ECE150A"/>
    <w:rsid w:val="5ECE9F23"/>
    <w:rsid w:val="5F15F1A3"/>
    <w:rsid w:val="5F20F7B0"/>
    <w:rsid w:val="5F4B90DA"/>
    <w:rsid w:val="5F631B8A"/>
    <w:rsid w:val="6091BF66"/>
    <w:rsid w:val="60921C5B"/>
    <w:rsid w:val="60AF15A8"/>
    <w:rsid w:val="61440BAC"/>
    <w:rsid w:val="6187DB5C"/>
    <w:rsid w:val="61DD5F9B"/>
    <w:rsid w:val="6222ADE4"/>
    <w:rsid w:val="6229564F"/>
    <w:rsid w:val="62952E3A"/>
    <w:rsid w:val="62BD49B9"/>
    <w:rsid w:val="6330F0CA"/>
    <w:rsid w:val="6368E3F7"/>
    <w:rsid w:val="63E11099"/>
    <w:rsid w:val="6418631E"/>
    <w:rsid w:val="64817956"/>
    <w:rsid w:val="64A7C3FC"/>
    <w:rsid w:val="64B9FE59"/>
    <w:rsid w:val="653CF864"/>
    <w:rsid w:val="6543EC37"/>
    <w:rsid w:val="655B7D96"/>
    <w:rsid w:val="656BBF6F"/>
    <w:rsid w:val="65BDBF50"/>
    <w:rsid w:val="65C4AFA0"/>
    <w:rsid w:val="65D4CA81"/>
    <w:rsid w:val="663DAE0F"/>
    <w:rsid w:val="666EFE8A"/>
    <w:rsid w:val="66C304FF"/>
    <w:rsid w:val="67026C48"/>
    <w:rsid w:val="675F55C5"/>
    <w:rsid w:val="6792B009"/>
    <w:rsid w:val="67C6FC12"/>
    <w:rsid w:val="67F81CE1"/>
    <w:rsid w:val="68359C94"/>
    <w:rsid w:val="686ED6AF"/>
    <w:rsid w:val="687557DC"/>
    <w:rsid w:val="68A0FF30"/>
    <w:rsid w:val="68ADB476"/>
    <w:rsid w:val="68E0994A"/>
    <w:rsid w:val="68EA89A6"/>
    <w:rsid w:val="68EE1EF4"/>
    <w:rsid w:val="68EFF113"/>
    <w:rsid w:val="6950417F"/>
    <w:rsid w:val="697C4DE4"/>
    <w:rsid w:val="6A2E73E7"/>
    <w:rsid w:val="6A661D41"/>
    <w:rsid w:val="6A75139D"/>
    <w:rsid w:val="6AC229E8"/>
    <w:rsid w:val="6AEE68B4"/>
    <w:rsid w:val="6B35D92E"/>
    <w:rsid w:val="6BCC2E0F"/>
    <w:rsid w:val="6C66212C"/>
    <w:rsid w:val="6C928054"/>
    <w:rsid w:val="6D0FB012"/>
    <w:rsid w:val="6D161C20"/>
    <w:rsid w:val="6D6BE67D"/>
    <w:rsid w:val="6D96A898"/>
    <w:rsid w:val="6E1C5F59"/>
    <w:rsid w:val="6E31F073"/>
    <w:rsid w:val="6E8B7D9C"/>
    <w:rsid w:val="6EA10432"/>
    <w:rsid w:val="6ECDCEE3"/>
    <w:rsid w:val="6ED89420"/>
    <w:rsid w:val="6F0E3224"/>
    <w:rsid w:val="6F16D80C"/>
    <w:rsid w:val="6F1AFB59"/>
    <w:rsid w:val="6F1F2A26"/>
    <w:rsid w:val="6F586658"/>
    <w:rsid w:val="6FCFB017"/>
    <w:rsid w:val="6FE55006"/>
    <w:rsid w:val="705F606C"/>
    <w:rsid w:val="7082C7A1"/>
    <w:rsid w:val="70AC47AD"/>
    <w:rsid w:val="70B2A86D"/>
    <w:rsid w:val="710C8E99"/>
    <w:rsid w:val="71475670"/>
    <w:rsid w:val="71B6070D"/>
    <w:rsid w:val="7215C488"/>
    <w:rsid w:val="72187EBF"/>
    <w:rsid w:val="722796D7"/>
    <w:rsid w:val="72283E2C"/>
    <w:rsid w:val="7257EA7D"/>
    <w:rsid w:val="73695E64"/>
    <w:rsid w:val="7398575C"/>
    <w:rsid w:val="74258C30"/>
    <w:rsid w:val="74664DC3"/>
    <w:rsid w:val="747693F2"/>
    <w:rsid w:val="747AB2B7"/>
    <w:rsid w:val="74E771FB"/>
    <w:rsid w:val="74F29565"/>
    <w:rsid w:val="74FC7A2E"/>
    <w:rsid w:val="74FEBB68"/>
    <w:rsid w:val="75928377"/>
    <w:rsid w:val="75B1A021"/>
    <w:rsid w:val="75B33FC6"/>
    <w:rsid w:val="75FB4642"/>
    <w:rsid w:val="76952EF4"/>
    <w:rsid w:val="76984A8F"/>
    <w:rsid w:val="773E1C0F"/>
    <w:rsid w:val="774A1683"/>
    <w:rsid w:val="778A4037"/>
    <w:rsid w:val="779A4869"/>
    <w:rsid w:val="780EF1B5"/>
    <w:rsid w:val="78237BCB"/>
    <w:rsid w:val="782A52CD"/>
    <w:rsid w:val="7862722E"/>
    <w:rsid w:val="78671852"/>
    <w:rsid w:val="78CD0C98"/>
    <w:rsid w:val="78DBA711"/>
    <w:rsid w:val="78E94B7B"/>
    <w:rsid w:val="790BEF2E"/>
    <w:rsid w:val="7929BF59"/>
    <w:rsid w:val="798C9E24"/>
    <w:rsid w:val="79C8C96F"/>
    <w:rsid w:val="7A31C943"/>
    <w:rsid w:val="7A6B2A31"/>
    <w:rsid w:val="7A8F4270"/>
    <w:rsid w:val="7A9FE268"/>
    <w:rsid w:val="7ACCE427"/>
    <w:rsid w:val="7AEEDD45"/>
    <w:rsid w:val="7D224E97"/>
    <w:rsid w:val="7D32F5FE"/>
    <w:rsid w:val="7D48224C"/>
    <w:rsid w:val="7DCA4498"/>
    <w:rsid w:val="7E45639D"/>
    <w:rsid w:val="7E7BBF19"/>
    <w:rsid w:val="7E969EF9"/>
    <w:rsid w:val="7E96B524"/>
    <w:rsid w:val="7F71214B"/>
    <w:rsid w:val="7F72AD17"/>
    <w:rsid w:val="7F8DE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13794"/>
  <w15:chartTrackingRefBased/>
  <w15:docId w15:val="{18B1F0B0-0D69-44A1-914E-D8B048F782D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B4139"/>
    <w:pPr>
      <w:spacing w:after="0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413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4740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B4139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57640"/>
    <w:pPr>
      <w:tabs>
        <w:tab w:val="left" w:pos="480"/>
        <w:tab w:val="right" w:leader="dot" w:pos="9360"/>
      </w:tabs>
      <w:spacing w:after="100"/>
      <w:pPrChange w:author="Paige Tyrrell" w:date="2024-02-02T17:37:00Z" w:id="0">
        <w:pPr>
          <w:spacing w:after="100"/>
        </w:pPr>
      </w:pPrChange>
    </w:pPr>
    <w:rPr>
      <w:rPrChange w:author="Paige Tyrrell" w:date="2024-02-02T17:37:00Z" w:id="0">
        <w:rPr>
          <w:sz w:val="24"/>
          <w:szCs w:val="24"/>
          <w:lang w:val="en-US" w:eastAsia="en-US" w:bidi="ar-SA"/>
        </w:rPr>
      </w:rPrChange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B4139"/>
    <w:pPr>
      <w:spacing w:after="100"/>
      <w:ind w:left="240"/>
    </w:pPr>
  </w:style>
  <w:style w:type="character" w:styleId="Heading1Char" w:customStyle="1">
    <w:name w:val="Heading 1 Char"/>
    <w:basedOn w:val="DefaultParagraphFont"/>
    <w:link w:val="Heading1"/>
    <w:uiPriority w:val="9"/>
    <w:rsid w:val="00FB4139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B4139"/>
    <w:pPr>
      <w:spacing w:line="256" w:lineRule="auto"/>
      <w:outlineLvl w:val="9"/>
    </w:pPr>
  </w:style>
  <w:style w:type="paragraph" w:styleId="ListParagraph">
    <w:name w:val="List Paragraph"/>
    <w:basedOn w:val="Normal"/>
    <w:uiPriority w:val="34"/>
    <w:qFormat/>
    <w:rsid w:val="0054428F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5D4740"/>
    <w:rPr>
      <w:rFonts w:asciiTheme="majorHAnsi" w:hAnsiTheme="majorHAnsi" w:eastAsiaTheme="majorEastAsia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BodyTextChar" w:customStyle="1">
    <w:name w:val="Body Text Char"/>
    <w:basedOn w:val="DefaultParagraphFont"/>
    <w:uiPriority w:val="1"/>
    <w:semiHidden/>
    <w:rsid w:val="50C094D0"/>
    <w:rPr>
      <w:rFonts w:ascii="Times New Roman" w:hAnsi="Times New Roman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Revision">
    <w:name w:val="Revision"/>
    <w:hidden/>
    <w:uiPriority w:val="99"/>
    <w:semiHidden/>
    <w:rsid w:val="00457640"/>
    <w:pPr>
      <w:spacing w:after="0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A5392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53925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A53925"/>
    <w:rPr>
      <w:rFonts w:ascii="Times New Roman" w:hAnsi="Times New Roman" w:eastAsia="Times New Roman" w:cs="Times New Roman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392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A53925"/>
    <w:rPr>
      <w:rFonts w:ascii="Times New Roman" w:hAnsi="Times New Roman" w:eastAsia="Times New Roman" w:cs="Times New Roman"/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image" Target="media/image15.png" Id="rId26" /><Relationship Type="http://schemas.openxmlformats.org/officeDocument/2006/relationships/styles" Target="styles.xml" Id="rId3" /><Relationship Type="http://schemas.microsoft.com/office/2011/relationships/people" Target="people.xml" Id="rId34" /><Relationship Type="http://schemas.openxmlformats.org/officeDocument/2006/relationships/comments" Target="comment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image" Target="media/image14.png" Id="rId25" /><Relationship Type="http://schemas.openxmlformats.org/officeDocument/2006/relationships/fontTable" Target="fontTable.xml" Id="rId33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13.png" Id="rId24" /><Relationship Type="http://schemas.openxmlformats.org/officeDocument/2006/relationships/image" Target="media/image20.png" Id="rId32" /><Relationship Type="http://schemas.openxmlformats.org/officeDocument/2006/relationships/webSettings" Target="webSettings.xml" Id="rId5" /><Relationship Type="http://schemas.openxmlformats.org/officeDocument/2006/relationships/image" Target="media/image6.png" Id="rId15" /><Relationship Type="http://schemas.openxmlformats.org/officeDocument/2006/relationships/image" Target="media/image12.png" Id="rId23" /><Relationship Type="http://schemas.microsoft.com/office/2020/10/relationships/intelligence" Target="intelligence2.xml" Id="rId36" /><Relationship Type="http://schemas.microsoft.com/office/2018/08/relationships/commentsExtensible" Target="commentsExtensible.xml" Id="rId10" /><Relationship Type="http://schemas.openxmlformats.org/officeDocument/2006/relationships/image" Target="media/image10.png" Id="rId19" /><Relationship Type="http://schemas.openxmlformats.org/officeDocument/2006/relationships/settings" Target="settings.xml" Id="rId4" /><Relationship Type="http://schemas.microsoft.com/office/2016/09/relationships/commentsIds" Target="commentsIds.xml" Id="rId9" /><Relationship Type="http://schemas.openxmlformats.org/officeDocument/2006/relationships/image" Target="media/image5.png" Id="rId14" /><Relationship Type="http://schemas.openxmlformats.org/officeDocument/2006/relationships/image" Target="media/image16.png" Id="rId27" /><Relationship Type="http://schemas.openxmlformats.org/officeDocument/2006/relationships/theme" Target="theme/theme1.xml" Id="rId35" /><Relationship Type="http://schemas.microsoft.com/office/2011/relationships/commentsExtended" Target="commentsExtended.xml" Id="rId8" /><Relationship Type="http://schemas.openxmlformats.org/officeDocument/2006/relationships/image" Target="/media/image15.png" Id="R5e4c3db369444ed4" /><Relationship Type="http://schemas.openxmlformats.org/officeDocument/2006/relationships/hyperlink" Target="https://admin.prefixbox.com/" TargetMode="External" Id="Rb47095acd7994bc4" /><Relationship Type="http://schemas.openxmlformats.org/officeDocument/2006/relationships/hyperlink" Target="https://admin.prefixbox.com/" TargetMode="External" Id="R7eb31dbd9e754a83" /><Relationship Type="http://schemas.openxmlformats.org/officeDocument/2006/relationships/image" Target="/media/image16.png" Id="R67b84a407cab46c4" /><Relationship Type="http://schemas.openxmlformats.org/officeDocument/2006/relationships/image" Target="/media/image17.png" Id="R7969fc1664dd4f4e" /><Relationship Type="http://schemas.openxmlformats.org/officeDocument/2006/relationships/image" Target="/media/image18.png" Id="R2c9137904d0d48d0" /><Relationship Type="http://schemas.openxmlformats.org/officeDocument/2006/relationships/hyperlink" Target="https://admin.prefixbox.com/" TargetMode="External" Id="R3b09ce747f564bcc" /><Relationship Type="http://schemas.openxmlformats.org/officeDocument/2006/relationships/image" Target="/media/image19.png" Id="R81a226cb24bc45d8" /><Relationship Type="http://schemas.openxmlformats.org/officeDocument/2006/relationships/image" Target="/media/image1a.png" Id="Rd60ff6b48854426f" /><Relationship Type="http://schemas.openxmlformats.org/officeDocument/2006/relationships/image" Target="/media/image1b.png" Id="Rcb18b77ed50441e6" /><Relationship Type="http://schemas.openxmlformats.org/officeDocument/2006/relationships/glossaryDocument" Target="glossary/document.xml" Id="Ra3d4d2a2822142a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a3bb38-f5db-45be-a813-636a26b27da2}"/>
      </w:docPartPr>
      <w:docPartBody>
        <w:p w14:paraId="0351E194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30B9E-85E1-4AE1-B137-99B1C6116A6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Sandor Mitsyk</dc:creator>
  <keywords/>
  <dc:description/>
  <lastModifiedBy>Sandor Mitsyk</lastModifiedBy>
  <revision>64</revision>
  <dcterms:created xsi:type="dcterms:W3CDTF">2024-02-01T13:49:00.0000000Z</dcterms:created>
  <dcterms:modified xsi:type="dcterms:W3CDTF">2024-02-08T11:43:04.7230715Z</dcterms:modified>
</coreProperties>
</file>